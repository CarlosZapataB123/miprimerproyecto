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193155" w14:textId="3EBA2F64" w:rsidR="00893AB3" w:rsidRDefault="00495FF0" w:rsidP="00E378AA">
      <w:pPr>
        <w:spacing w:after="0" w:line="480" w:lineRule="auto"/>
        <w:jc w:val="both"/>
        <w:rPr>
          <w:rFonts w:ascii="Times New Roman" w:hAnsi="Times New Roman" w:cs="Times New Roman"/>
          <w:b/>
          <w:bCs/>
          <w:sz w:val="24"/>
          <w:szCs w:val="24"/>
          <w:lang w:val="es-ES"/>
        </w:rPr>
      </w:pPr>
      <w:r w:rsidRPr="00495FF0">
        <w:rPr>
          <w:rFonts w:ascii="Times New Roman" w:hAnsi="Times New Roman" w:cs="Times New Roman"/>
          <w:b/>
          <w:bCs/>
          <w:sz w:val="24"/>
          <w:szCs w:val="24"/>
          <w:lang w:val="es-ES"/>
        </w:rPr>
        <w:t>Asociación entre la aculturación y el rendimiento neuropsicológico (aprendizaje y memoria) en una población indígena del sur de Colombia.</w:t>
      </w:r>
    </w:p>
    <w:p w14:paraId="07B8F2C3" w14:textId="77777777" w:rsidR="00495FF0" w:rsidRPr="00495FF0" w:rsidRDefault="00495FF0" w:rsidP="00E378AA">
      <w:pPr>
        <w:spacing w:after="0" w:line="480" w:lineRule="auto"/>
        <w:jc w:val="both"/>
        <w:rPr>
          <w:rFonts w:ascii="Times New Roman" w:hAnsi="Times New Roman" w:cs="Times New Roman"/>
          <w:b/>
          <w:bCs/>
          <w:sz w:val="24"/>
          <w:szCs w:val="24"/>
          <w:lang w:val="es-ES"/>
        </w:rPr>
      </w:pPr>
    </w:p>
    <w:p w14:paraId="15D3AF63" w14:textId="32312F2F" w:rsidR="00495FF0" w:rsidRPr="00451B2B" w:rsidRDefault="00495FF0" w:rsidP="00495FF0">
      <w:pPr>
        <w:spacing w:after="0" w:line="240" w:lineRule="auto"/>
        <w:jc w:val="both"/>
        <w:rPr>
          <w:rFonts w:ascii="Times New Roman" w:hAnsi="Times New Roman" w:cs="Times New Roman"/>
          <w:sz w:val="24"/>
          <w:szCs w:val="24"/>
          <w:lang w:val="es-ES"/>
        </w:rPr>
      </w:pPr>
      <w:r w:rsidRPr="00451B2B">
        <w:rPr>
          <w:rFonts w:ascii="Times New Roman" w:hAnsi="Times New Roman" w:cs="Times New Roman"/>
          <w:sz w:val="24"/>
          <w:szCs w:val="24"/>
          <w:lang w:val="es-ES"/>
        </w:rPr>
        <w:t>Carlos E Zapata B.</w:t>
      </w:r>
    </w:p>
    <w:p w14:paraId="23EBF4C5" w14:textId="4A371CA5" w:rsidR="00915ED9" w:rsidRPr="00451B2B" w:rsidRDefault="00915ED9" w:rsidP="00495FF0">
      <w:pPr>
        <w:spacing w:after="0" w:line="240" w:lineRule="auto"/>
        <w:jc w:val="both"/>
        <w:rPr>
          <w:rFonts w:ascii="Times New Roman" w:hAnsi="Times New Roman" w:cs="Times New Roman"/>
          <w:sz w:val="24"/>
          <w:szCs w:val="24"/>
          <w:lang w:val="es-ES"/>
        </w:rPr>
      </w:pPr>
      <w:r w:rsidRPr="00451B2B">
        <w:rPr>
          <w:rFonts w:ascii="Times New Roman" w:hAnsi="Times New Roman" w:cs="Times New Roman"/>
          <w:sz w:val="24"/>
          <w:szCs w:val="24"/>
          <w:lang w:val="es-ES"/>
        </w:rPr>
        <w:t>Diego M Rivera Camacho</w:t>
      </w:r>
    </w:p>
    <w:p w14:paraId="3F52D210" w14:textId="4E43BFD9" w:rsidR="00915ED9" w:rsidRPr="00451B2B" w:rsidRDefault="00915ED9" w:rsidP="00495FF0">
      <w:pPr>
        <w:spacing w:after="0" w:line="240" w:lineRule="auto"/>
        <w:jc w:val="both"/>
        <w:rPr>
          <w:rFonts w:ascii="Times New Roman" w:hAnsi="Times New Roman" w:cs="Times New Roman"/>
          <w:sz w:val="24"/>
          <w:szCs w:val="24"/>
          <w:lang w:val="es-ES"/>
        </w:rPr>
      </w:pPr>
      <w:r w:rsidRPr="00451B2B">
        <w:rPr>
          <w:rFonts w:ascii="Times New Roman" w:hAnsi="Times New Roman" w:cs="Times New Roman"/>
          <w:sz w:val="24"/>
          <w:szCs w:val="24"/>
          <w:lang w:val="es-ES"/>
        </w:rPr>
        <w:t xml:space="preserve">Andrea </w:t>
      </w:r>
      <w:r w:rsidR="00811258" w:rsidRPr="00451B2B">
        <w:rPr>
          <w:rFonts w:ascii="Times New Roman" w:hAnsi="Times New Roman" w:cs="Times New Roman"/>
          <w:sz w:val="24"/>
          <w:szCs w:val="24"/>
          <w:lang w:val="es-ES"/>
        </w:rPr>
        <w:t>Ramírez</w:t>
      </w:r>
      <w:r w:rsidRPr="00451B2B">
        <w:rPr>
          <w:rFonts w:ascii="Times New Roman" w:hAnsi="Times New Roman" w:cs="Times New Roman"/>
          <w:sz w:val="24"/>
          <w:szCs w:val="24"/>
          <w:lang w:val="es-ES"/>
        </w:rPr>
        <w:t xml:space="preserve"> Varela</w:t>
      </w:r>
    </w:p>
    <w:p w14:paraId="4F2C3D95" w14:textId="57FE823A" w:rsidR="00915ED9" w:rsidRPr="00451B2B" w:rsidRDefault="00915ED9" w:rsidP="00495FF0">
      <w:pPr>
        <w:spacing w:after="0" w:line="240" w:lineRule="auto"/>
        <w:jc w:val="both"/>
        <w:rPr>
          <w:rFonts w:ascii="Times New Roman" w:hAnsi="Times New Roman" w:cs="Times New Roman"/>
          <w:sz w:val="24"/>
          <w:szCs w:val="24"/>
          <w:lang w:val="es-ES"/>
        </w:rPr>
      </w:pPr>
      <w:r w:rsidRPr="00451B2B">
        <w:rPr>
          <w:rFonts w:ascii="Times New Roman" w:hAnsi="Times New Roman" w:cs="Times New Roman"/>
          <w:sz w:val="24"/>
          <w:szCs w:val="24"/>
          <w:lang w:val="es-ES"/>
        </w:rPr>
        <w:t>Sergio M. Moreno López</w:t>
      </w:r>
    </w:p>
    <w:p w14:paraId="64AF69B5" w14:textId="485D8203" w:rsidR="00495FF0" w:rsidRPr="00451B2B" w:rsidRDefault="00495FF0" w:rsidP="00495FF0">
      <w:pPr>
        <w:spacing w:after="0" w:line="240" w:lineRule="auto"/>
        <w:jc w:val="both"/>
        <w:rPr>
          <w:rFonts w:ascii="Times New Roman" w:hAnsi="Times New Roman" w:cs="Times New Roman"/>
          <w:sz w:val="24"/>
          <w:szCs w:val="24"/>
          <w:lang w:val="es-ES"/>
        </w:rPr>
      </w:pPr>
      <w:r w:rsidRPr="00451B2B">
        <w:rPr>
          <w:rFonts w:ascii="Times New Roman" w:hAnsi="Times New Roman" w:cs="Times New Roman"/>
          <w:sz w:val="24"/>
          <w:szCs w:val="24"/>
          <w:lang w:val="es-ES"/>
        </w:rPr>
        <w:t>Universidad de los Andes</w:t>
      </w:r>
    </w:p>
    <w:p w14:paraId="7BDE921C" w14:textId="24983DA6" w:rsidR="00EF09F2" w:rsidRDefault="00EF09F2" w:rsidP="00EF09F2">
      <w:pPr>
        <w:spacing w:after="0" w:line="480" w:lineRule="auto"/>
        <w:jc w:val="both"/>
        <w:rPr>
          <w:rFonts w:ascii="Times New Roman" w:hAnsi="Times New Roman" w:cs="Times New Roman"/>
          <w:sz w:val="18"/>
          <w:szCs w:val="18"/>
          <w:lang w:val="es-ES"/>
        </w:rPr>
      </w:pPr>
    </w:p>
    <w:p w14:paraId="7F81DE58" w14:textId="77777777" w:rsidR="00EF09F2" w:rsidRPr="00EF09F2" w:rsidRDefault="00EF09F2" w:rsidP="00EF09F2">
      <w:pPr>
        <w:spacing w:after="0" w:line="480" w:lineRule="auto"/>
        <w:jc w:val="both"/>
        <w:rPr>
          <w:rFonts w:ascii="Times New Roman" w:hAnsi="Times New Roman" w:cs="Times New Roman"/>
          <w:sz w:val="18"/>
          <w:szCs w:val="18"/>
          <w:lang w:val="es-ES"/>
        </w:rPr>
      </w:pPr>
    </w:p>
    <w:p w14:paraId="613B7FC9" w14:textId="1B4BC133" w:rsidR="00495FF0" w:rsidRPr="00EF09F2" w:rsidRDefault="00495FF0" w:rsidP="00E378AA">
      <w:pPr>
        <w:spacing w:after="0" w:line="480" w:lineRule="auto"/>
        <w:jc w:val="both"/>
        <w:rPr>
          <w:rFonts w:ascii="Times New Roman" w:hAnsi="Times New Roman" w:cs="Times New Roman"/>
          <w:b/>
          <w:bCs/>
          <w:sz w:val="18"/>
          <w:szCs w:val="18"/>
          <w:lang w:val="es-ES"/>
        </w:rPr>
      </w:pPr>
      <w:r w:rsidRPr="00EF09F2">
        <w:rPr>
          <w:rFonts w:ascii="Times New Roman" w:hAnsi="Times New Roman" w:cs="Times New Roman"/>
          <w:b/>
          <w:bCs/>
          <w:sz w:val="18"/>
          <w:szCs w:val="18"/>
          <w:lang w:val="es-ES"/>
        </w:rPr>
        <w:t>Resumen</w:t>
      </w:r>
    </w:p>
    <w:p w14:paraId="2C14927F" w14:textId="77B5E669" w:rsidR="00495FF0" w:rsidRPr="00EF09F2" w:rsidRDefault="1869263B" w:rsidP="0A6CEBF7">
      <w:pPr>
        <w:spacing w:after="0" w:line="480" w:lineRule="auto"/>
        <w:jc w:val="both"/>
        <w:rPr>
          <w:ins w:id="0" w:author="Andrea   Ramirez Varela" w:date="2020-11-05T13:21:00Z"/>
          <w:rFonts w:ascii="Times New Roman" w:hAnsi="Times New Roman" w:cs="Times New Roman"/>
          <w:sz w:val="18"/>
          <w:szCs w:val="18"/>
          <w:lang w:val="es-ES"/>
        </w:rPr>
      </w:pPr>
      <w:ins w:id="1" w:author="Andrea   Ramirez Varela" w:date="2020-11-05T13:21:00Z">
        <w:r w:rsidRPr="0A6CEBF7">
          <w:rPr>
            <w:rFonts w:ascii="Times New Roman" w:hAnsi="Times New Roman" w:cs="Times New Roman"/>
            <w:sz w:val="18"/>
            <w:szCs w:val="18"/>
            <w:lang w:val="es-ES"/>
          </w:rPr>
          <w:t xml:space="preserve">Breve </w:t>
        </w:r>
        <w:proofErr w:type="spellStart"/>
        <w:r w:rsidRPr="0A6CEBF7">
          <w:rPr>
            <w:rFonts w:ascii="Times New Roman" w:hAnsi="Times New Roman" w:cs="Times New Roman"/>
            <w:sz w:val="18"/>
            <w:szCs w:val="18"/>
            <w:lang w:val="es-ES"/>
          </w:rPr>
          <w:t>introduccion</w:t>
        </w:r>
        <w:proofErr w:type="spellEnd"/>
        <w:r w:rsidRPr="0A6CEBF7">
          <w:rPr>
            <w:rFonts w:ascii="Times New Roman" w:hAnsi="Times New Roman" w:cs="Times New Roman"/>
            <w:sz w:val="18"/>
            <w:szCs w:val="18"/>
            <w:lang w:val="es-ES"/>
          </w:rPr>
          <w:t xml:space="preserve">. </w:t>
        </w:r>
      </w:ins>
    </w:p>
    <w:p w14:paraId="443F70BB" w14:textId="6F7B073F" w:rsidR="00495FF0" w:rsidRPr="00EF09F2" w:rsidRDefault="00BE609C" w:rsidP="00E378AA">
      <w:pPr>
        <w:spacing w:after="0" w:line="480" w:lineRule="auto"/>
        <w:jc w:val="both"/>
        <w:rPr>
          <w:rFonts w:ascii="Times New Roman" w:hAnsi="Times New Roman" w:cs="Times New Roman"/>
          <w:sz w:val="18"/>
          <w:szCs w:val="18"/>
          <w:lang w:val="es-ES"/>
        </w:rPr>
      </w:pPr>
      <w:r w:rsidRPr="0A6CEBF7">
        <w:rPr>
          <w:rFonts w:ascii="Times New Roman" w:hAnsi="Times New Roman" w:cs="Times New Roman"/>
          <w:sz w:val="18"/>
          <w:szCs w:val="18"/>
          <w:lang w:val="es-ES"/>
        </w:rPr>
        <w:t xml:space="preserve">Este estudio tuvo como objetivo determinar la asociación entre los niveles de aculturación y el rendimiento neuropsicológico en aprendizaje y memoria en una población de adultos con edades entre 18 y 80 años de la etnia Embera en el sur de Colombia en el año 2020. Se realizaron análisis descriptivos </w:t>
      </w:r>
      <w:r w:rsidR="00CB1461" w:rsidRPr="0A6CEBF7">
        <w:rPr>
          <w:rFonts w:ascii="Times New Roman" w:hAnsi="Times New Roman" w:cs="Times New Roman"/>
          <w:sz w:val="18"/>
          <w:szCs w:val="18"/>
          <w:lang w:val="es-ES"/>
        </w:rPr>
        <w:t>de frecuencia</w:t>
      </w:r>
      <w:r w:rsidR="00EF09F2" w:rsidRPr="0A6CEBF7">
        <w:rPr>
          <w:rFonts w:ascii="Times New Roman" w:hAnsi="Times New Roman" w:cs="Times New Roman"/>
          <w:sz w:val="18"/>
          <w:szCs w:val="18"/>
          <w:lang w:val="es-ES"/>
        </w:rPr>
        <w:t>, así como regresiones bivariadas y múltiples</w:t>
      </w:r>
      <w:r w:rsidR="00CB1461" w:rsidRPr="0A6CEBF7">
        <w:rPr>
          <w:rFonts w:ascii="Times New Roman" w:hAnsi="Times New Roman" w:cs="Times New Roman"/>
          <w:sz w:val="18"/>
          <w:szCs w:val="18"/>
          <w:lang w:val="es-ES"/>
        </w:rPr>
        <w:t xml:space="preserve"> </w:t>
      </w:r>
      <w:r w:rsidRPr="0A6CEBF7">
        <w:rPr>
          <w:rFonts w:ascii="Times New Roman" w:hAnsi="Times New Roman" w:cs="Times New Roman"/>
          <w:sz w:val="18"/>
          <w:szCs w:val="18"/>
          <w:lang w:val="es-ES"/>
        </w:rPr>
        <w:t xml:space="preserve">para las variables sociodemográficas y para los puntajes directos de los test de aculturación y rendimiento neuropsicológico (Test de la figura compleja </w:t>
      </w:r>
      <w:r w:rsidR="00CB1461" w:rsidRPr="0A6CEBF7">
        <w:rPr>
          <w:rFonts w:ascii="Times New Roman" w:hAnsi="Times New Roman" w:cs="Times New Roman"/>
          <w:sz w:val="18"/>
          <w:szCs w:val="18"/>
          <w:lang w:val="es-ES"/>
        </w:rPr>
        <w:t xml:space="preserve">de </w:t>
      </w:r>
      <w:r w:rsidRPr="0A6CEBF7">
        <w:rPr>
          <w:rFonts w:ascii="Times New Roman" w:hAnsi="Times New Roman" w:cs="Times New Roman"/>
          <w:sz w:val="18"/>
          <w:szCs w:val="18"/>
          <w:lang w:val="es-ES"/>
        </w:rPr>
        <w:t xml:space="preserve">Rey y </w:t>
      </w:r>
      <w:r w:rsidR="00CB1461" w:rsidRPr="0A6CEBF7">
        <w:rPr>
          <w:rFonts w:ascii="Times New Roman" w:hAnsi="Times New Roman" w:cs="Times New Roman"/>
          <w:sz w:val="18"/>
          <w:szCs w:val="18"/>
          <w:lang w:val="es-ES"/>
        </w:rPr>
        <w:t>el test de aprendizaje verbal de Hopkins).</w:t>
      </w:r>
      <w:r w:rsidR="00EF09F2" w:rsidRPr="0A6CEBF7">
        <w:rPr>
          <w:rFonts w:ascii="Times New Roman" w:hAnsi="Times New Roman" w:cs="Times New Roman"/>
          <w:sz w:val="18"/>
          <w:szCs w:val="18"/>
          <w:lang w:val="es-ES"/>
        </w:rPr>
        <w:t xml:space="preserve"> Se recopilaron datos de 88 personas de la etnia Embera. </w:t>
      </w:r>
      <w:commentRangeStart w:id="2"/>
      <w:r w:rsidR="00EF09F2" w:rsidRPr="0A6CEBF7">
        <w:rPr>
          <w:rFonts w:ascii="Times New Roman" w:hAnsi="Times New Roman" w:cs="Times New Roman"/>
          <w:sz w:val="18"/>
          <w:szCs w:val="18"/>
          <w:lang w:val="es-ES"/>
        </w:rPr>
        <w:t xml:space="preserve">Se </w:t>
      </w:r>
      <w:proofErr w:type="spellStart"/>
      <w:r w:rsidR="00EF09F2" w:rsidRPr="0A6CEBF7">
        <w:rPr>
          <w:rFonts w:ascii="Times New Roman" w:hAnsi="Times New Roman" w:cs="Times New Roman"/>
          <w:sz w:val="18"/>
          <w:szCs w:val="18"/>
          <w:highlight w:val="yellow"/>
          <w:lang w:val="es-ES"/>
        </w:rPr>
        <w:t>identific</w:t>
      </w:r>
      <w:ins w:id="3" w:author="Andrea   Ramirez Varela" w:date="2020-11-05T13:21:00Z">
        <w:r w:rsidR="071422A1" w:rsidRPr="0A6CEBF7">
          <w:rPr>
            <w:rFonts w:ascii="Times New Roman" w:hAnsi="Times New Roman" w:cs="Times New Roman"/>
            <w:sz w:val="18"/>
            <w:szCs w:val="18"/>
            <w:highlight w:val="yellow"/>
            <w:lang w:val="es-ES"/>
          </w:rPr>
          <w:t>’o</w:t>
        </w:r>
      </w:ins>
      <w:proofErr w:type="spellEnd"/>
      <w:del w:id="4" w:author="Andrea   Ramirez Varela" w:date="2020-11-05T13:21:00Z">
        <w:r w:rsidRPr="0A6CEBF7" w:rsidDel="00EF09F2">
          <w:rPr>
            <w:rFonts w:ascii="Times New Roman" w:hAnsi="Times New Roman" w:cs="Times New Roman"/>
            <w:sz w:val="18"/>
            <w:szCs w:val="18"/>
            <w:highlight w:val="yellow"/>
            <w:lang w:val="es-ES"/>
          </w:rPr>
          <w:delText>o</w:delText>
        </w:r>
      </w:del>
      <w:r w:rsidR="00EF09F2" w:rsidRPr="0A6CEBF7">
        <w:rPr>
          <w:rFonts w:ascii="Times New Roman" w:hAnsi="Times New Roman" w:cs="Times New Roman"/>
          <w:sz w:val="18"/>
          <w:szCs w:val="18"/>
          <w:lang w:val="es-ES"/>
        </w:rPr>
        <w:t xml:space="preserve"> que la educación, la edad y los trabajos por fuera de la comunidad </w:t>
      </w:r>
      <w:commentRangeStart w:id="5"/>
      <w:r w:rsidR="00EF09F2" w:rsidRPr="0A6CEBF7">
        <w:rPr>
          <w:rFonts w:ascii="Times New Roman" w:hAnsi="Times New Roman" w:cs="Times New Roman"/>
          <w:sz w:val="18"/>
          <w:szCs w:val="18"/>
          <w:lang w:val="es-ES"/>
        </w:rPr>
        <w:t>inciden</w:t>
      </w:r>
      <w:commentRangeEnd w:id="5"/>
      <w:r>
        <w:commentReference w:id="5"/>
      </w:r>
      <w:r w:rsidR="00EF09F2" w:rsidRPr="0A6CEBF7">
        <w:rPr>
          <w:rFonts w:ascii="Times New Roman" w:hAnsi="Times New Roman" w:cs="Times New Roman"/>
          <w:sz w:val="18"/>
          <w:szCs w:val="18"/>
          <w:lang w:val="es-ES"/>
        </w:rPr>
        <w:t xml:space="preserve"> en los puntajes de los test administrados</w:t>
      </w:r>
      <w:commentRangeEnd w:id="2"/>
      <w:r>
        <w:commentReference w:id="2"/>
      </w:r>
      <w:r w:rsidR="00EF09F2" w:rsidRPr="0A6CEBF7">
        <w:rPr>
          <w:rFonts w:ascii="Times New Roman" w:hAnsi="Times New Roman" w:cs="Times New Roman"/>
          <w:sz w:val="18"/>
          <w:szCs w:val="18"/>
          <w:lang w:val="es-ES"/>
        </w:rPr>
        <w:t>. Estos hallazgos demuestran que las personas indígenas de la etnia Embera en procesos de aculturación tienden a obtener mejores resultados en pruebas de rendimiento neuropsicológico que midan rasgos de aprendizaje y memoria.</w:t>
      </w:r>
    </w:p>
    <w:p w14:paraId="7D3A6AD0" w14:textId="60DB899F" w:rsidR="00893AB3" w:rsidRPr="00EF09F2" w:rsidRDefault="00893AB3" w:rsidP="00E378AA">
      <w:pPr>
        <w:spacing w:after="0" w:line="480" w:lineRule="auto"/>
        <w:jc w:val="both"/>
        <w:rPr>
          <w:rFonts w:ascii="Times New Roman" w:hAnsi="Times New Roman" w:cs="Times New Roman"/>
          <w:b/>
          <w:bCs/>
          <w:sz w:val="18"/>
          <w:szCs w:val="18"/>
          <w:lang w:val="es-ES"/>
        </w:rPr>
      </w:pPr>
      <w:commentRangeStart w:id="6"/>
      <w:r w:rsidRPr="0BCC3909">
        <w:rPr>
          <w:rFonts w:ascii="Times New Roman" w:hAnsi="Times New Roman" w:cs="Times New Roman"/>
          <w:b/>
          <w:bCs/>
          <w:sz w:val="18"/>
          <w:szCs w:val="18"/>
          <w:lang w:val="es-ES"/>
        </w:rPr>
        <w:t>Palabras clave</w:t>
      </w:r>
      <w:commentRangeEnd w:id="6"/>
      <w:r>
        <w:commentReference w:id="6"/>
      </w:r>
    </w:p>
    <w:p w14:paraId="087B4916" w14:textId="343BDC64" w:rsidR="00495FF0" w:rsidRDefault="00495FF0" w:rsidP="00EF09F2">
      <w:pPr>
        <w:spacing w:after="0" w:line="480" w:lineRule="auto"/>
        <w:jc w:val="both"/>
        <w:rPr>
          <w:rFonts w:ascii="Times New Roman" w:hAnsi="Times New Roman" w:cs="Times New Roman"/>
          <w:b/>
          <w:bCs/>
          <w:sz w:val="24"/>
          <w:szCs w:val="24"/>
          <w:lang w:val="es-ES"/>
        </w:rPr>
      </w:pPr>
      <w:r w:rsidRPr="00EF09F2">
        <w:rPr>
          <w:rFonts w:ascii="Times New Roman" w:hAnsi="Times New Roman" w:cs="Times New Roman"/>
          <w:sz w:val="18"/>
          <w:szCs w:val="18"/>
          <w:lang w:val="es-ES"/>
        </w:rPr>
        <w:t>Aprendizaje y memoria, aculturación, rendimiento neuropsicológico, indígenas en Colombia.</w:t>
      </w:r>
      <w:r w:rsidR="00754756">
        <w:rPr>
          <w:rFonts w:ascii="Times New Roman" w:hAnsi="Times New Roman" w:cs="Times New Roman"/>
          <w:b/>
          <w:bCs/>
          <w:sz w:val="24"/>
          <w:szCs w:val="24"/>
          <w:lang w:val="es-ES"/>
        </w:rPr>
        <w:br w:type="page"/>
      </w:r>
    </w:p>
    <w:p w14:paraId="3315E7E0" w14:textId="094072A8" w:rsidR="006F10EC" w:rsidRPr="00E378AA" w:rsidRDefault="00F164D3" w:rsidP="00E378AA">
      <w:pPr>
        <w:spacing w:after="0" w:line="480" w:lineRule="auto"/>
        <w:jc w:val="both"/>
        <w:rPr>
          <w:rFonts w:ascii="Times New Roman" w:hAnsi="Times New Roman" w:cs="Times New Roman"/>
          <w:b/>
          <w:bCs/>
          <w:sz w:val="24"/>
          <w:szCs w:val="24"/>
          <w:lang w:val="es-ES"/>
        </w:rPr>
      </w:pPr>
      <w:r w:rsidRPr="00E378AA">
        <w:rPr>
          <w:rFonts w:ascii="Times New Roman" w:hAnsi="Times New Roman" w:cs="Times New Roman"/>
          <w:b/>
          <w:bCs/>
          <w:sz w:val="24"/>
          <w:szCs w:val="24"/>
          <w:lang w:val="es-ES"/>
        </w:rPr>
        <w:lastRenderedPageBreak/>
        <w:t>Introducción</w:t>
      </w:r>
    </w:p>
    <w:p w14:paraId="0972FCCF" w14:textId="2B02897A" w:rsidR="00740CEB" w:rsidRPr="00E378AA" w:rsidRDefault="00740CEB" w:rsidP="00E378AA">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 xml:space="preserve">Colombia </w:t>
      </w:r>
      <w:r w:rsidR="005A38B3" w:rsidRPr="4D805283">
        <w:rPr>
          <w:rFonts w:ascii="Times New Roman" w:hAnsi="Times New Roman" w:cs="Times New Roman"/>
          <w:sz w:val="24"/>
          <w:szCs w:val="24"/>
          <w:lang w:val="es-ES"/>
        </w:rPr>
        <w:t>e</w:t>
      </w:r>
      <w:r w:rsidR="005A38B3">
        <w:rPr>
          <w:rFonts w:ascii="Times New Roman" w:hAnsi="Times New Roman" w:cs="Times New Roman"/>
          <w:sz w:val="24"/>
          <w:szCs w:val="24"/>
          <w:lang w:val="es-ES"/>
        </w:rPr>
        <w:t>s</w:t>
      </w:r>
      <w:r w:rsidR="005A38B3" w:rsidRPr="4D805283">
        <w:rPr>
          <w:rFonts w:ascii="Times New Roman" w:hAnsi="Times New Roman" w:cs="Times New Roman"/>
          <w:sz w:val="24"/>
          <w:szCs w:val="24"/>
          <w:lang w:val="es-ES"/>
        </w:rPr>
        <w:t xml:space="preserve"> un país que posee una población multicultural (Ardila, 1986)</w:t>
      </w:r>
      <w:r w:rsidR="005A38B3">
        <w:rPr>
          <w:rFonts w:ascii="Times New Roman" w:hAnsi="Times New Roman" w:cs="Times New Roman"/>
          <w:sz w:val="24"/>
          <w:szCs w:val="24"/>
          <w:lang w:val="es-ES"/>
        </w:rPr>
        <w:t xml:space="preserve"> que </w:t>
      </w:r>
      <w:r w:rsidRPr="4D805283">
        <w:rPr>
          <w:rFonts w:ascii="Times New Roman" w:hAnsi="Times New Roman" w:cs="Times New Roman"/>
          <w:sz w:val="24"/>
          <w:szCs w:val="24"/>
          <w:lang w:val="es-ES"/>
        </w:rPr>
        <w:t xml:space="preserve">tiene alrededor de </w:t>
      </w:r>
      <w:r w:rsidRPr="000706D0">
        <w:rPr>
          <w:rFonts w:ascii="Times New Roman" w:hAnsi="Times New Roman" w:cs="Times New Roman"/>
          <w:sz w:val="24"/>
          <w:szCs w:val="24"/>
          <w:lang w:val="es-ES"/>
        </w:rPr>
        <w:t>102 comunidades indígenas</w:t>
      </w:r>
      <w:r w:rsidRPr="4D805283">
        <w:rPr>
          <w:rFonts w:ascii="Times New Roman" w:hAnsi="Times New Roman" w:cs="Times New Roman"/>
          <w:sz w:val="24"/>
          <w:szCs w:val="24"/>
          <w:lang w:val="es-ES"/>
        </w:rPr>
        <w:t xml:space="preserve"> y es uno de los países con el mayor número de </w:t>
      </w:r>
      <w:r w:rsidR="000706D0">
        <w:rPr>
          <w:rFonts w:ascii="Times New Roman" w:hAnsi="Times New Roman" w:cs="Times New Roman"/>
          <w:sz w:val="24"/>
          <w:szCs w:val="24"/>
          <w:lang w:val="es-ES"/>
        </w:rPr>
        <w:t xml:space="preserve">estas </w:t>
      </w:r>
      <w:r w:rsidR="000706D0" w:rsidRPr="4D805283">
        <w:rPr>
          <w:rFonts w:ascii="Times New Roman" w:hAnsi="Times New Roman" w:cs="Times New Roman"/>
          <w:sz w:val="24"/>
          <w:szCs w:val="24"/>
          <w:lang w:val="es-ES"/>
        </w:rPr>
        <w:t>e</w:t>
      </w:r>
      <w:r w:rsidR="005A38B3">
        <w:rPr>
          <w:rFonts w:ascii="Times New Roman" w:hAnsi="Times New Roman" w:cs="Times New Roman"/>
          <w:sz w:val="24"/>
          <w:szCs w:val="24"/>
          <w:lang w:val="es-ES"/>
        </w:rPr>
        <w:t>n</w:t>
      </w:r>
      <w:r w:rsidRPr="4D805283">
        <w:rPr>
          <w:rFonts w:ascii="Times New Roman" w:hAnsi="Times New Roman" w:cs="Times New Roman"/>
          <w:sz w:val="24"/>
          <w:szCs w:val="24"/>
          <w:lang w:val="es-ES"/>
        </w:rPr>
        <w:t xml:space="preserve"> Latinoamérica con un total de 1.2 millones de personas (Ayuda en Acción, 2019)</w:t>
      </w:r>
      <w:r w:rsidR="00EE6EB1" w:rsidRPr="4D805283">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t xml:space="preserve"> </w:t>
      </w:r>
      <w:r w:rsidR="00EE6EB1" w:rsidRPr="4D805283">
        <w:rPr>
          <w:rFonts w:ascii="Times New Roman" w:hAnsi="Times New Roman" w:cs="Times New Roman"/>
          <w:sz w:val="24"/>
          <w:szCs w:val="24"/>
          <w:lang w:val="es-ES"/>
        </w:rPr>
        <w:t>C</w:t>
      </w:r>
      <w:r w:rsidRPr="4D805283">
        <w:rPr>
          <w:rFonts w:ascii="Times New Roman" w:hAnsi="Times New Roman" w:cs="Times New Roman"/>
          <w:sz w:val="24"/>
          <w:szCs w:val="24"/>
          <w:lang w:val="es-ES"/>
        </w:rPr>
        <w:t xml:space="preserve">uenta con 66 grupos identificados por su lengua, entre los cuales se encuentran los </w:t>
      </w:r>
      <w:proofErr w:type="spellStart"/>
      <w:r w:rsidRPr="4D805283">
        <w:rPr>
          <w:rFonts w:ascii="Times New Roman" w:hAnsi="Times New Roman" w:cs="Times New Roman"/>
          <w:sz w:val="24"/>
          <w:szCs w:val="24"/>
          <w:lang w:val="es-ES"/>
        </w:rPr>
        <w:t>Wayúu</w:t>
      </w:r>
      <w:proofErr w:type="spellEnd"/>
      <w:r w:rsidRPr="4D805283">
        <w:rPr>
          <w:rFonts w:ascii="Times New Roman" w:hAnsi="Times New Roman" w:cs="Times New Roman"/>
          <w:sz w:val="24"/>
          <w:szCs w:val="24"/>
          <w:lang w:val="es-ES"/>
        </w:rPr>
        <w:t xml:space="preserve"> (guajiros), los Nasa (</w:t>
      </w:r>
      <w:proofErr w:type="spellStart"/>
      <w:r w:rsidRPr="4D805283">
        <w:rPr>
          <w:rFonts w:ascii="Times New Roman" w:hAnsi="Times New Roman" w:cs="Times New Roman"/>
          <w:sz w:val="24"/>
          <w:szCs w:val="24"/>
          <w:lang w:val="es-ES"/>
        </w:rPr>
        <w:t>paeces</w:t>
      </w:r>
      <w:proofErr w:type="spellEnd"/>
      <w:r w:rsidRPr="4D805283">
        <w:rPr>
          <w:rFonts w:ascii="Times New Roman" w:hAnsi="Times New Roman" w:cs="Times New Roman"/>
          <w:sz w:val="24"/>
          <w:szCs w:val="24"/>
          <w:lang w:val="es-ES"/>
        </w:rPr>
        <w:t>)</w:t>
      </w:r>
      <w:r w:rsidR="00EE6EB1" w:rsidRPr="4D805283">
        <w:rPr>
          <w:rFonts w:ascii="Times New Roman" w:hAnsi="Times New Roman" w:cs="Times New Roman"/>
          <w:sz w:val="24"/>
          <w:szCs w:val="24"/>
          <w:lang w:val="es-ES"/>
        </w:rPr>
        <w:t xml:space="preserve"> y</w:t>
      </w:r>
      <w:r w:rsidRPr="4D805283">
        <w:rPr>
          <w:rFonts w:ascii="Times New Roman" w:hAnsi="Times New Roman" w:cs="Times New Roman"/>
          <w:sz w:val="24"/>
          <w:szCs w:val="24"/>
          <w:lang w:val="es-ES"/>
        </w:rPr>
        <w:t xml:space="preserve"> los Embera</w:t>
      </w:r>
      <w:r w:rsidR="00F66481" w:rsidRPr="4D805283">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t>(</w:t>
      </w:r>
      <w:proofErr w:type="spellStart"/>
      <w:r w:rsidRPr="4D805283">
        <w:rPr>
          <w:rFonts w:ascii="Times New Roman" w:hAnsi="Times New Roman" w:cs="Times New Roman"/>
          <w:sz w:val="24"/>
          <w:szCs w:val="24"/>
          <w:lang w:val="es-ES"/>
        </w:rPr>
        <w:t>chocoes</w:t>
      </w:r>
      <w:proofErr w:type="spellEnd"/>
      <w:r w:rsidRPr="4D805283">
        <w:rPr>
          <w:rFonts w:ascii="Times New Roman" w:hAnsi="Times New Roman" w:cs="Times New Roman"/>
          <w:sz w:val="24"/>
          <w:szCs w:val="24"/>
          <w:lang w:val="es-ES"/>
        </w:rPr>
        <w:t>)</w:t>
      </w:r>
      <w:r w:rsidR="00EE6EB1" w:rsidRPr="4D805283">
        <w:rPr>
          <w:rFonts w:ascii="Times New Roman" w:hAnsi="Times New Roman" w:cs="Times New Roman"/>
          <w:sz w:val="24"/>
          <w:szCs w:val="24"/>
          <w:lang w:val="es-ES"/>
        </w:rPr>
        <w:t>,</w:t>
      </w:r>
      <w:r w:rsidRPr="4D805283">
        <w:rPr>
          <w:rFonts w:ascii="Times New Roman" w:hAnsi="Times New Roman" w:cs="Times New Roman"/>
          <w:sz w:val="24"/>
          <w:szCs w:val="24"/>
          <w:lang w:val="es-ES"/>
        </w:rPr>
        <w:t xml:space="preserve"> cada uno con más de 50.000 personas (Landaburu, 2004)</w:t>
      </w:r>
      <w:r w:rsidR="005A38B3">
        <w:rPr>
          <w:rFonts w:ascii="Times New Roman" w:hAnsi="Times New Roman" w:cs="Times New Roman"/>
          <w:sz w:val="24"/>
          <w:szCs w:val="24"/>
          <w:lang w:val="es-ES"/>
        </w:rPr>
        <w:t>.</w:t>
      </w:r>
      <w:r w:rsidR="00EE6EB1" w:rsidRPr="4D805283">
        <w:rPr>
          <w:rFonts w:ascii="Times New Roman" w:hAnsi="Times New Roman" w:cs="Times New Roman"/>
          <w:sz w:val="24"/>
          <w:szCs w:val="24"/>
          <w:lang w:val="es-ES"/>
        </w:rPr>
        <w:t xml:space="preserve"> </w:t>
      </w:r>
    </w:p>
    <w:p w14:paraId="0A4ED073" w14:textId="4CAEBCD6" w:rsidR="00740CEB" w:rsidRPr="001A685E" w:rsidRDefault="00740CEB" w:rsidP="00E378AA">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 xml:space="preserve">La población indígena Embera Chami </w:t>
      </w:r>
      <w:r w:rsidR="004D64DB">
        <w:rPr>
          <w:rFonts w:ascii="Times New Roman" w:hAnsi="Times New Roman" w:cs="Times New Roman"/>
          <w:sz w:val="24"/>
          <w:szCs w:val="24"/>
          <w:lang w:val="es-ES"/>
        </w:rPr>
        <w:t>tiene</w:t>
      </w:r>
      <w:r w:rsidR="001A685E" w:rsidRPr="4D805283">
        <w:rPr>
          <w:rFonts w:ascii="Times New Roman" w:hAnsi="Times New Roman" w:cs="Times New Roman"/>
          <w:sz w:val="24"/>
          <w:szCs w:val="24"/>
          <w:lang w:val="es-ES"/>
        </w:rPr>
        <w:t xml:space="preserve"> una</w:t>
      </w:r>
      <w:r w:rsidRPr="4D805283">
        <w:rPr>
          <w:rFonts w:ascii="Times New Roman" w:hAnsi="Times New Roman" w:cs="Times New Roman"/>
          <w:sz w:val="24"/>
          <w:szCs w:val="24"/>
          <w:lang w:val="es-ES"/>
        </w:rPr>
        <w:t xml:space="preserve"> población actual de aproximadamente 29.094 personas autoreconocidas (</w:t>
      </w:r>
      <w:r w:rsidR="00F164D3" w:rsidRPr="4D805283">
        <w:rPr>
          <w:rFonts w:ascii="Times New Roman" w:hAnsi="Times New Roman" w:cs="Times New Roman"/>
          <w:sz w:val="24"/>
          <w:szCs w:val="24"/>
          <w:lang w:val="es-ES"/>
        </w:rPr>
        <w:t>Departamento Nacional de Estadísticas-</w:t>
      </w:r>
      <w:r w:rsidRPr="4D805283">
        <w:rPr>
          <w:rFonts w:ascii="Times New Roman" w:hAnsi="Times New Roman" w:cs="Times New Roman"/>
          <w:sz w:val="24"/>
          <w:szCs w:val="24"/>
          <w:lang w:val="es-ES"/>
        </w:rPr>
        <w:t>DANE, 20</w:t>
      </w:r>
      <w:r w:rsidR="00F66481" w:rsidRPr="4D805283">
        <w:rPr>
          <w:rFonts w:ascii="Times New Roman" w:hAnsi="Times New Roman" w:cs="Times New Roman"/>
          <w:sz w:val="24"/>
          <w:szCs w:val="24"/>
          <w:lang w:val="es-ES"/>
        </w:rPr>
        <w:t>18</w:t>
      </w:r>
      <w:r w:rsidRPr="4D805283">
        <w:rPr>
          <w:rFonts w:ascii="Times New Roman" w:hAnsi="Times New Roman" w:cs="Times New Roman"/>
          <w:sz w:val="24"/>
          <w:szCs w:val="24"/>
          <w:lang w:val="es-ES"/>
        </w:rPr>
        <w:t xml:space="preserve">) y </w:t>
      </w:r>
      <w:r w:rsidR="001A685E" w:rsidRPr="4D805283">
        <w:rPr>
          <w:rFonts w:ascii="Times New Roman" w:hAnsi="Times New Roman" w:cs="Times New Roman"/>
          <w:sz w:val="24"/>
          <w:szCs w:val="24"/>
          <w:lang w:val="es-ES"/>
        </w:rPr>
        <w:t xml:space="preserve">que </w:t>
      </w:r>
      <w:r w:rsidRPr="4D805283">
        <w:rPr>
          <w:rFonts w:ascii="Times New Roman" w:hAnsi="Times New Roman" w:cs="Times New Roman"/>
          <w:sz w:val="24"/>
          <w:szCs w:val="24"/>
          <w:lang w:val="es-ES"/>
        </w:rPr>
        <w:t>representan el 2,1% de los pueblos indígenas en Colombia (</w:t>
      </w:r>
      <w:r w:rsidR="00F164D3" w:rsidRPr="4D805283">
        <w:rPr>
          <w:rFonts w:ascii="Times New Roman" w:hAnsi="Times New Roman" w:cs="Times New Roman"/>
          <w:sz w:val="24"/>
          <w:szCs w:val="24"/>
          <w:lang w:val="es-ES"/>
        </w:rPr>
        <w:t>Organización Nacional Indígena de Colombia-</w:t>
      </w:r>
      <w:r w:rsidRPr="4D805283">
        <w:rPr>
          <w:rFonts w:ascii="Times New Roman" w:hAnsi="Times New Roman" w:cs="Times New Roman"/>
          <w:sz w:val="24"/>
          <w:szCs w:val="24"/>
          <w:lang w:val="es-ES"/>
        </w:rPr>
        <w:t>ONIC, 2020)</w:t>
      </w:r>
      <w:r w:rsidR="001A685E" w:rsidRPr="4D805283">
        <w:rPr>
          <w:rFonts w:ascii="Times New Roman" w:hAnsi="Times New Roman" w:cs="Times New Roman"/>
          <w:sz w:val="24"/>
          <w:szCs w:val="24"/>
          <w:lang w:val="es-ES"/>
        </w:rPr>
        <w:t xml:space="preserve">. </w:t>
      </w:r>
      <w:r w:rsidR="00E378AA" w:rsidRPr="4D805283">
        <w:rPr>
          <w:rFonts w:ascii="Times New Roman" w:hAnsi="Times New Roman" w:cs="Times New Roman"/>
          <w:sz w:val="24"/>
          <w:szCs w:val="24"/>
          <w:lang w:val="es-ES"/>
        </w:rPr>
        <w:t>El 87</w:t>
      </w:r>
      <w:r w:rsidR="001A685E" w:rsidRPr="4D805283">
        <w:rPr>
          <w:rFonts w:ascii="Times New Roman" w:hAnsi="Times New Roman" w:cs="Times New Roman"/>
          <w:sz w:val="24"/>
          <w:szCs w:val="24"/>
          <w:lang w:val="es-ES"/>
        </w:rPr>
        <w:t xml:space="preserve">,1% de esta población </w:t>
      </w:r>
      <w:r w:rsidRPr="4D805283">
        <w:rPr>
          <w:rFonts w:ascii="Times New Roman" w:hAnsi="Times New Roman" w:cs="Times New Roman"/>
          <w:sz w:val="24"/>
          <w:szCs w:val="24"/>
          <w:lang w:val="es-ES"/>
        </w:rPr>
        <w:t>se encuentra asentad</w:t>
      </w:r>
      <w:r w:rsidR="001A685E" w:rsidRPr="4D805283">
        <w:rPr>
          <w:rFonts w:ascii="Times New Roman" w:hAnsi="Times New Roman" w:cs="Times New Roman"/>
          <w:sz w:val="24"/>
          <w:szCs w:val="24"/>
          <w:lang w:val="es-ES"/>
        </w:rPr>
        <w:t>a</w:t>
      </w:r>
      <w:r w:rsidRPr="4D805283">
        <w:rPr>
          <w:rFonts w:ascii="Times New Roman" w:hAnsi="Times New Roman" w:cs="Times New Roman"/>
          <w:sz w:val="24"/>
          <w:szCs w:val="24"/>
          <w:lang w:val="es-ES"/>
        </w:rPr>
        <w:t xml:space="preserve"> en Risaralda, Caldas y Antioquia, aunque también se encuentra en otros departamentos de Colombia fruto de los constantes desplazamientos forzados a los que han sido sometidos </w:t>
      </w:r>
      <w:r w:rsidR="00556CD3">
        <w:rPr>
          <w:rFonts w:ascii="Times New Roman" w:hAnsi="Times New Roman" w:cs="Times New Roman"/>
          <w:sz w:val="24"/>
          <w:szCs w:val="24"/>
          <w:lang w:val="es-ES"/>
        </w:rPr>
        <w:t>por el</w:t>
      </w:r>
      <w:r w:rsidRPr="4D805283">
        <w:rPr>
          <w:rFonts w:ascii="Times New Roman" w:hAnsi="Times New Roman" w:cs="Times New Roman"/>
          <w:sz w:val="24"/>
          <w:szCs w:val="24"/>
          <w:lang w:val="es-ES"/>
        </w:rPr>
        <w:t xml:space="preserve"> conflicto armado</w:t>
      </w:r>
      <w:r w:rsidR="001A685E" w:rsidRPr="4D805283">
        <w:rPr>
          <w:rFonts w:ascii="Times New Roman" w:hAnsi="Times New Roman" w:cs="Times New Roman"/>
          <w:sz w:val="24"/>
          <w:szCs w:val="24"/>
          <w:lang w:val="es-ES"/>
        </w:rPr>
        <w:t xml:space="preserve">. Este desplazamiento constante ha hecho que tengan </w:t>
      </w:r>
      <w:r w:rsidRPr="4D805283">
        <w:rPr>
          <w:rFonts w:ascii="Times New Roman" w:hAnsi="Times New Roman" w:cs="Times New Roman"/>
          <w:sz w:val="24"/>
          <w:szCs w:val="24"/>
          <w:lang w:val="es-ES"/>
        </w:rPr>
        <w:t xml:space="preserve">contacto </w:t>
      </w:r>
      <w:r w:rsidR="001A685E" w:rsidRPr="4D805283">
        <w:rPr>
          <w:rFonts w:ascii="Times New Roman" w:hAnsi="Times New Roman" w:cs="Times New Roman"/>
          <w:sz w:val="24"/>
          <w:szCs w:val="24"/>
          <w:lang w:val="es-ES"/>
        </w:rPr>
        <w:t xml:space="preserve">frecuente </w:t>
      </w:r>
      <w:r w:rsidRPr="4D805283">
        <w:rPr>
          <w:rFonts w:ascii="Times New Roman" w:hAnsi="Times New Roman" w:cs="Times New Roman"/>
          <w:sz w:val="24"/>
          <w:szCs w:val="24"/>
          <w:lang w:val="es-ES"/>
        </w:rPr>
        <w:t>con otros grupos culturales tanto indígenas como no indígenas (DANE, 2018)</w:t>
      </w:r>
      <w:r w:rsidR="001A685E" w:rsidRPr="4D805283">
        <w:rPr>
          <w:rFonts w:ascii="Times New Roman" w:hAnsi="Times New Roman" w:cs="Times New Roman"/>
          <w:sz w:val="24"/>
          <w:szCs w:val="24"/>
          <w:lang w:val="es-ES"/>
        </w:rPr>
        <w:t>.</w:t>
      </w:r>
    </w:p>
    <w:p w14:paraId="28E59340" w14:textId="03028F7D" w:rsidR="00740CEB" w:rsidRPr="00E378AA" w:rsidRDefault="005A38B3" w:rsidP="00E378AA">
      <w:pPr>
        <w:spacing w:after="0" w:line="480" w:lineRule="auto"/>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Los</w:t>
      </w:r>
      <w:r w:rsidR="00F164D3" w:rsidRPr="4D805283">
        <w:rPr>
          <w:rFonts w:ascii="Times New Roman" w:hAnsi="Times New Roman" w:cs="Times New Roman"/>
          <w:sz w:val="24"/>
          <w:szCs w:val="24"/>
          <w:lang w:val="es-ES"/>
        </w:rPr>
        <w:t xml:space="preserve"> Embera Cham</w:t>
      </w:r>
      <w:r w:rsidR="001A685E" w:rsidRPr="4D805283">
        <w:rPr>
          <w:rFonts w:ascii="Times New Roman" w:hAnsi="Times New Roman" w:cs="Times New Roman"/>
          <w:sz w:val="24"/>
          <w:szCs w:val="24"/>
          <w:lang w:val="es-ES"/>
        </w:rPr>
        <w:t>i</w:t>
      </w:r>
      <w:r w:rsidR="00740CEB" w:rsidRPr="4D805283">
        <w:rPr>
          <w:rFonts w:ascii="Times New Roman" w:hAnsi="Times New Roman" w:cs="Times New Roman"/>
          <w:sz w:val="24"/>
          <w:szCs w:val="24"/>
          <w:lang w:val="es-ES"/>
        </w:rPr>
        <w:t xml:space="preserve"> </w:t>
      </w:r>
      <w:r>
        <w:rPr>
          <w:rFonts w:ascii="Times New Roman" w:hAnsi="Times New Roman" w:cs="Times New Roman"/>
          <w:sz w:val="24"/>
          <w:szCs w:val="24"/>
          <w:lang w:val="es-ES"/>
        </w:rPr>
        <w:t>llegaron al</w:t>
      </w:r>
      <w:r w:rsidRPr="4D805283">
        <w:rPr>
          <w:rFonts w:ascii="Times New Roman" w:hAnsi="Times New Roman" w:cs="Times New Roman"/>
          <w:sz w:val="24"/>
          <w:szCs w:val="24"/>
          <w:lang w:val="es-ES"/>
        </w:rPr>
        <w:t xml:space="preserve"> departamento</w:t>
      </w:r>
      <w:r w:rsidR="00740CEB" w:rsidRPr="4D805283">
        <w:rPr>
          <w:rFonts w:ascii="Times New Roman" w:hAnsi="Times New Roman" w:cs="Times New Roman"/>
          <w:sz w:val="24"/>
          <w:szCs w:val="24"/>
          <w:lang w:val="es-ES"/>
        </w:rPr>
        <w:t xml:space="preserve"> </w:t>
      </w:r>
      <w:r>
        <w:rPr>
          <w:rFonts w:ascii="Times New Roman" w:hAnsi="Times New Roman" w:cs="Times New Roman"/>
          <w:sz w:val="24"/>
          <w:szCs w:val="24"/>
          <w:lang w:val="es-ES"/>
        </w:rPr>
        <w:t>del</w:t>
      </w:r>
      <w:r w:rsidR="00740CEB" w:rsidRPr="4D805283">
        <w:rPr>
          <w:rFonts w:ascii="Times New Roman" w:hAnsi="Times New Roman" w:cs="Times New Roman"/>
          <w:sz w:val="24"/>
          <w:szCs w:val="24"/>
          <w:lang w:val="es-ES"/>
        </w:rPr>
        <w:t xml:space="preserve"> Caquetá</w:t>
      </w:r>
      <w:r>
        <w:rPr>
          <w:rFonts w:ascii="Times New Roman" w:hAnsi="Times New Roman" w:cs="Times New Roman"/>
          <w:sz w:val="24"/>
          <w:szCs w:val="24"/>
          <w:lang w:val="es-ES"/>
        </w:rPr>
        <w:t xml:space="preserve"> y se asentaron</w:t>
      </w:r>
      <w:r w:rsidR="00740CEB" w:rsidRPr="4D805283">
        <w:rPr>
          <w:rFonts w:ascii="Times New Roman" w:hAnsi="Times New Roman" w:cs="Times New Roman"/>
          <w:sz w:val="24"/>
          <w:szCs w:val="24"/>
          <w:lang w:val="es-ES"/>
        </w:rPr>
        <w:t xml:space="preserve"> especialmente en</w:t>
      </w:r>
      <w:r>
        <w:rPr>
          <w:rFonts w:ascii="Times New Roman" w:hAnsi="Times New Roman" w:cs="Times New Roman"/>
          <w:sz w:val="24"/>
          <w:szCs w:val="24"/>
          <w:lang w:val="es-ES"/>
        </w:rPr>
        <w:t xml:space="preserve"> los municipios de</w:t>
      </w:r>
      <w:r w:rsidR="001A685E" w:rsidRPr="4D805283">
        <w:rPr>
          <w:rFonts w:ascii="Times New Roman" w:hAnsi="Times New Roman" w:cs="Times New Roman"/>
          <w:sz w:val="24"/>
          <w:szCs w:val="24"/>
          <w:lang w:val="es-ES"/>
        </w:rPr>
        <w:t xml:space="preserve"> </w:t>
      </w:r>
      <w:r w:rsidR="00740CEB" w:rsidRPr="4D805283">
        <w:rPr>
          <w:rFonts w:ascii="Times New Roman" w:hAnsi="Times New Roman" w:cs="Times New Roman"/>
          <w:sz w:val="24"/>
          <w:szCs w:val="24"/>
          <w:lang w:val="es-ES"/>
        </w:rPr>
        <w:t>Puerto Rico</w:t>
      </w:r>
      <w:r w:rsidR="00556CD3">
        <w:rPr>
          <w:rFonts w:ascii="Times New Roman" w:hAnsi="Times New Roman" w:cs="Times New Roman"/>
          <w:sz w:val="24"/>
          <w:szCs w:val="24"/>
          <w:lang w:val="es-ES"/>
        </w:rPr>
        <w:t xml:space="preserve"> y </w:t>
      </w:r>
      <w:r w:rsidR="00740CEB" w:rsidRPr="4D805283">
        <w:rPr>
          <w:rFonts w:ascii="Times New Roman" w:hAnsi="Times New Roman" w:cs="Times New Roman"/>
          <w:sz w:val="24"/>
          <w:szCs w:val="24"/>
          <w:lang w:val="es-ES"/>
        </w:rPr>
        <w:t>Florencia</w:t>
      </w:r>
      <w:r w:rsidR="00556CD3">
        <w:rPr>
          <w:rFonts w:ascii="Times New Roman" w:hAnsi="Times New Roman" w:cs="Times New Roman"/>
          <w:sz w:val="24"/>
          <w:szCs w:val="24"/>
          <w:lang w:val="es-ES"/>
        </w:rPr>
        <w:t>, donde</w:t>
      </w:r>
      <w:r w:rsidR="00740CEB" w:rsidRPr="4D805283">
        <w:rPr>
          <w:rFonts w:ascii="Times New Roman" w:hAnsi="Times New Roman" w:cs="Times New Roman"/>
          <w:sz w:val="24"/>
          <w:szCs w:val="24"/>
          <w:lang w:val="es-ES"/>
        </w:rPr>
        <w:t xml:space="preserve"> se han constituido dos resguardos Indígenas, uno de ellos se ha denominado Resguardo Honduras, </w:t>
      </w:r>
      <w:r w:rsidRPr="4D805283">
        <w:rPr>
          <w:rFonts w:ascii="Times New Roman" w:hAnsi="Times New Roman" w:cs="Times New Roman"/>
          <w:sz w:val="24"/>
          <w:szCs w:val="24"/>
          <w:lang w:val="es-ES"/>
        </w:rPr>
        <w:t>c</w:t>
      </w:r>
      <w:r>
        <w:rPr>
          <w:rFonts w:ascii="Times New Roman" w:hAnsi="Times New Roman" w:cs="Times New Roman"/>
          <w:sz w:val="24"/>
          <w:szCs w:val="24"/>
          <w:lang w:val="es-ES"/>
        </w:rPr>
        <w:t>onformad</w:t>
      </w:r>
      <w:r w:rsidRPr="4D805283">
        <w:rPr>
          <w:rFonts w:ascii="Times New Roman" w:hAnsi="Times New Roman" w:cs="Times New Roman"/>
          <w:sz w:val="24"/>
          <w:szCs w:val="24"/>
          <w:lang w:val="es-ES"/>
        </w:rPr>
        <w:t xml:space="preserve">o </w:t>
      </w:r>
      <w:r w:rsidR="00740CEB" w:rsidRPr="4D805283">
        <w:rPr>
          <w:rFonts w:ascii="Times New Roman" w:hAnsi="Times New Roman" w:cs="Times New Roman"/>
          <w:sz w:val="24"/>
          <w:szCs w:val="24"/>
          <w:lang w:val="es-ES"/>
        </w:rPr>
        <w:t xml:space="preserve">desde mediados del siglo pasado en una zona rural </w:t>
      </w:r>
      <w:r w:rsidR="00556CD3">
        <w:rPr>
          <w:rFonts w:ascii="Times New Roman" w:hAnsi="Times New Roman" w:cs="Times New Roman"/>
          <w:sz w:val="24"/>
          <w:szCs w:val="24"/>
          <w:lang w:val="es-ES"/>
        </w:rPr>
        <w:t xml:space="preserve">de Florencia </w:t>
      </w:r>
      <w:r w:rsidR="00740CEB" w:rsidRPr="4D805283">
        <w:rPr>
          <w:rFonts w:ascii="Times New Roman" w:hAnsi="Times New Roman" w:cs="Times New Roman"/>
          <w:sz w:val="24"/>
          <w:szCs w:val="24"/>
          <w:lang w:val="es-ES"/>
        </w:rPr>
        <w:t>sobre la cordillera oriental</w:t>
      </w:r>
      <w:r w:rsidR="004151EC" w:rsidRPr="4D805283">
        <w:rPr>
          <w:rFonts w:ascii="Times New Roman" w:hAnsi="Times New Roman" w:cs="Times New Roman"/>
          <w:sz w:val="24"/>
          <w:szCs w:val="24"/>
          <w:lang w:val="es-ES"/>
        </w:rPr>
        <w:t xml:space="preserve">. </w:t>
      </w:r>
      <w:r w:rsidR="00F164D3" w:rsidRPr="4D805283">
        <w:rPr>
          <w:rFonts w:ascii="Times New Roman" w:hAnsi="Times New Roman" w:cs="Times New Roman"/>
          <w:sz w:val="24"/>
          <w:szCs w:val="24"/>
          <w:lang w:val="es-ES"/>
        </w:rPr>
        <w:t xml:space="preserve"> </w:t>
      </w:r>
      <w:r w:rsidR="004151EC" w:rsidRPr="4D805283">
        <w:rPr>
          <w:rFonts w:ascii="Times New Roman" w:hAnsi="Times New Roman" w:cs="Times New Roman"/>
          <w:sz w:val="24"/>
          <w:szCs w:val="24"/>
          <w:lang w:val="es-ES"/>
        </w:rPr>
        <w:t xml:space="preserve">En el </w:t>
      </w:r>
      <w:r w:rsidR="00E378AA" w:rsidRPr="4D805283">
        <w:rPr>
          <w:rFonts w:ascii="Times New Roman" w:hAnsi="Times New Roman" w:cs="Times New Roman"/>
          <w:sz w:val="24"/>
          <w:szCs w:val="24"/>
          <w:lang w:val="es-ES"/>
        </w:rPr>
        <w:t>año</w:t>
      </w:r>
      <w:r w:rsidR="004151EC" w:rsidRPr="4D805283">
        <w:rPr>
          <w:rFonts w:ascii="Times New Roman" w:hAnsi="Times New Roman" w:cs="Times New Roman"/>
          <w:sz w:val="24"/>
          <w:szCs w:val="24"/>
          <w:lang w:val="es-ES"/>
        </w:rPr>
        <w:t xml:space="preserve"> 2005</w:t>
      </w:r>
      <w:r w:rsidR="00740CEB" w:rsidRPr="4D805283">
        <w:rPr>
          <w:rFonts w:ascii="Times New Roman" w:hAnsi="Times New Roman" w:cs="Times New Roman"/>
          <w:sz w:val="24"/>
          <w:szCs w:val="24"/>
          <w:lang w:val="es-ES"/>
        </w:rPr>
        <w:t xml:space="preserve"> sus habitantes fueron víctimas de desplazamiento forzado y asentados en la zona urbana de</w:t>
      </w:r>
      <w:r w:rsidR="00556CD3">
        <w:rPr>
          <w:rFonts w:ascii="Times New Roman" w:hAnsi="Times New Roman" w:cs="Times New Roman"/>
          <w:sz w:val="24"/>
          <w:szCs w:val="24"/>
          <w:lang w:val="es-ES"/>
        </w:rPr>
        <w:t xml:space="preserve"> este municipio</w:t>
      </w:r>
      <w:r w:rsidR="00740CEB" w:rsidRPr="4D805283">
        <w:rPr>
          <w:rFonts w:ascii="Times New Roman" w:hAnsi="Times New Roman" w:cs="Times New Roman"/>
          <w:sz w:val="24"/>
          <w:szCs w:val="24"/>
          <w:lang w:val="es-ES"/>
        </w:rPr>
        <w:t xml:space="preserve"> durante </w:t>
      </w:r>
      <w:r w:rsidR="00F164D3" w:rsidRPr="4D805283">
        <w:rPr>
          <w:rFonts w:ascii="Times New Roman" w:hAnsi="Times New Roman" w:cs="Times New Roman"/>
          <w:sz w:val="24"/>
          <w:szCs w:val="24"/>
          <w:lang w:val="es-ES"/>
        </w:rPr>
        <w:t xml:space="preserve">siete </w:t>
      </w:r>
      <w:r w:rsidR="00740CEB" w:rsidRPr="4D805283">
        <w:rPr>
          <w:rFonts w:ascii="Times New Roman" w:hAnsi="Times New Roman" w:cs="Times New Roman"/>
          <w:sz w:val="24"/>
          <w:szCs w:val="24"/>
          <w:lang w:val="es-ES"/>
        </w:rPr>
        <w:t>años, en los que vivieron en unas condiciones</w:t>
      </w:r>
      <w:r w:rsidR="00915ED9">
        <w:rPr>
          <w:rFonts w:ascii="Times New Roman" w:hAnsi="Times New Roman" w:cs="Times New Roman"/>
          <w:sz w:val="24"/>
          <w:szCs w:val="24"/>
          <w:lang w:val="es-ES"/>
        </w:rPr>
        <w:t xml:space="preserve"> de pobreza</w:t>
      </w:r>
      <w:r w:rsidR="00F164D3" w:rsidRPr="4D805283">
        <w:rPr>
          <w:rFonts w:ascii="Times New Roman" w:hAnsi="Times New Roman" w:cs="Times New Roman"/>
          <w:sz w:val="24"/>
          <w:szCs w:val="24"/>
          <w:lang w:val="es-ES"/>
        </w:rPr>
        <w:t>.</w:t>
      </w:r>
      <w:r w:rsidR="00740CEB" w:rsidRPr="4D805283">
        <w:rPr>
          <w:rFonts w:ascii="Times New Roman" w:hAnsi="Times New Roman" w:cs="Times New Roman"/>
          <w:sz w:val="24"/>
          <w:szCs w:val="24"/>
          <w:lang w:val="es-ES"/>
        </w:rPr>
        <w:t xml:space="preserve"> Sin </w:t>
      </w:r>
      <w:r w:rsidR="00F66481" w:rsidRPr="4D805283">
        <w:rPr>
          <w:rFonts w:ascii="Times New Roman" w:hAnsi="Times New Roman" w:cs="Times New Roman"/>
          <w:sz w:val="24"/>
          <w:szCs w:val="24"/>
          <w:lang w:val="es-ES"/>
        </w:rPr>
        <w:t>embargo,</w:t>
      </w:r>
      <w:r w:rsidR="00740CEB" w:rsidRPr="4D805283">
        <w:rPr>
          <w:rFonts w:ascii="Times New Roman" w:hAnsi="Times New Roman" w:cs="Times New Roman"/>
          <w:sz w:val="24"/>
          <w:szCs w:val="24"/>
          <w:lang w:val="es-ES"/>
        </w:rPr>
        <w:t xml:space="preserve"> para el año 2012 les fue asignado un territorio de 300 hectáreas como una medida de reparación colectiva y allí conformaron </w:t>
      </w:r>
      <w:r w:rsidR="000706D0">
        <w:rPr>
          <w:rFonts w:ascii="Times New Roman" w:hAnsi="Times New Roman" w:cs="Times New Roman"/>
          <w:sz w:val="24"/>
          <w:szCs w:val="24"/>
          <w:lang w:val="es-ES"/>
        </w:rPr>
        <w:t xml:space="preserve">el resguardo </w:t>
      </w:r>
      <w:r w:rsidR="00740CEB" w:rsidRPr="4D805283">
        <w:rPr>
          <w:rFonts w:ascii="Times New Roman" w:hAnsi="Times New Roman" w:cs="Times New Roman"/>
          <w:sz w:val="24"/>
          <w:szCs w:val="24"/>
          <w:lang w:val="es-ES"/>
        </w:rPr>
        <w:t xml:space="preserve">que hoy en día se conoce </w:t>
      </w:r>
      <w:r w:rsidR="00740CEB" w:rsidRPr="4D805283">
        <w:rPr>
          <w:rFonts w:ascii="Times New Roman" w:hAnsi="Times New Roman" w:cs="Times New Roman"/>
          <w:sz w:val="24"/>
          <w:szCs w:val="24"/>
          <w:lang w:val="es-ES"/>
        </w:rPr>
        <w:lastRenderedPageBreak/>
        <w:t>como Chami Puru, ubicado en la vereda San José de Canelos en el corregimiento de San Martin.</w:t>
      </w:r>
    </w:p>
    <w:p w14:paraId="2D532EFA" w14:textId="769C3AE4" w:rsidR="004D64DB" w:rsidRDefault="004151EC" w:rsidP="004D64DB">
      <w:pPr>
        <w:spacing w:after="0" w:line="480" w:lineRule="auto"/>
        <w:ind w:firstLine="708"/>
        <w:jc w:val="both"/>
        <w:rPr>
          <w:rFonts w:ascii="Times New Roman" w:hAnsi="Times New Roman" w:cs="Times New Roman"/>
          <w:sz w:val="24"/>
          <w:szCs w:val="24"/>
          <w:lang w:val="es-ES"/>
        </w:rPr>
      </w:pPr>
      <w:r w:rsidRPr="0A6CEBF7">
        <w:rPr>
          <w:rFonts w:ascii="Times New Roman" w:hAnsi="Times New Roman" w:cs="Times New Roman"/>
          <w:sz w:val="24"/>
          <w:szCs w:val="24"/>
          <w:lang w:val="es-ES"/>
        </w:rPr>
        <w:t>Al haber estado</w:t>
      </w:r>
      <w:r w:rsidR="00740CEB" w:rsidRPr="0A6CEBF7">
        <w:rPr>
          <w:rFonts w:ascii="Times New Roman" w:hAnsi="Times New Roman" w:cs="Times New Roman"/>
          <w:sz w:val="24"/>
          <w:szCs w:val="24"/>
          <w:lang w:val="es-ES"/>
        </w:rPr>
        <w:t xml:space="preserve"> inmersos en otras culturas, adaptándose a cambios, usos y costumbres diferentes, el proceso de aculturación</w:t>
      </w:r>
      <w:r w:rsidR="004D64DB">
        <w:rPr>
          <w:rFonts w:ascii="Times New Roman" w:hAnsi="Times New Roman" w:cs="Times New Roman"/>
          <w:sz w:val="24"/>
          <w:szCs w:val="24"/>
          <w:lang w:val="es-ES"/>
        </w:rPr>
        <w:t xml:space="preserve">, entendido como el proceso </w:t>
      </w:r>
      <w:r w:rsidR="004D64DB" w:rsidRPr="004D64DB">
        <w:rPr>
          <w:rFonts w:ascii="Times New Roman" w:hAnsi="Times New Roman" w:cs="Times New Roman"/>
          <w:sz w:val="24"/>
          <w:szCs w:val="24"/>
          <w:lang w:val="es-ES"/>
        </w:rPr>
        <w:t>mediante el cual la persona incorpora los valores, creencias, lenguaje y costumbres de otra cultura (Mody, 2007),</w:t>
      </w:r>
      <w:r w:rsidR="004D64DB">
        <w:rPr>
          <w:rFonts w:ascii="Times New Roman" w:hAnsi="Times New Roman" w:cs="Times New Roman"/>
          <w:sz w:val="24"/>
          <w:szCs w:val="24"/>
          <w:lang w:val="es-ES"/>
        </w:rPr>
        <w:t xml:space="preserve"> tiene </w:t>
      </w:r>
      <w:r w:rsidR="004D64DB" w:rsidRPr="0A6CEBF7">
        <w:rPr>
          <w:rFonts w:ascii="Times New Roman" w:hAnsi="Times New Roman" w:cs="Times New Roman"/>
          <w:sz w:val="24"/>
          <w:szCs w:val="24"/>
          <w:lang w:val="es-ES"/>
        </w:rPr>
        <w:t>una influencia en distintos aspectos de su vida</w:t>
      </w:r>
      <w:r w:rsidR="004D64DB">
        <w:rPr>
          <w:rFonts w:ascii="Times New Roman" w:hAnsi="Times New Roman" w:cs="Times New Roman"/>
          <w:sz w:val="24"/>
          <w:szCs w:val="24"/>
          <w:lang w:val="es-ES"/>
        </w:rPr>
        <w:t xml:space="preserve">, </w:t>
      </w:r>
      <w:r w:rsidR="004D64DB" w:rsidRPr="004D64DB">
        <w:rPr>
          <w:rFonts w:ascii="Times New Roman" w:hAnsi="Times New Roman" w:cs="Times New Roman"/>
          <w:sz w:val="24"/>
          <w:szCs w:val="24"/>
          <w:lang w:val="es-ES"/>
        </w:rPr>
        <w:t>generalmente</w:t>
      </w:r>
      <w:r w:rsidR="00556CD3">
        <w:rPr>
          <w:rFonts w:ascii="Times New Roman" w:hAnsi="Times New Roman" w:cs="Times New Roman"/>
          <w:sz w:val="24"/>
          <w:szCs w:val="24"/>
          <w:lang w:val="es-ES"/>
        </w:rPr>
        <w:t xml:space="preserve"> mediado</w:t>
      </w:r>
      <w:r w:rsidR="004D64DB" w:rsidRPr="004D64DB">
        <w:rPr>
          <w:rFonts w:ascii="Times New Roman" w:hAnsi="Times New Roman" w:cs="Times New Roman"/>
          <w:sz w:val="24"/>
          <w:szCs w:val="24"/>
          <w:lang w:val="es-ES"/>
        </w:rPr>
        <w:t xml:space="preserve"> por una relación desigual entre culturas donde una se ve “dominada” por la otra (Mujica Bermúdez, 2002). </w:t>
      </w:r>
    </w:p>
    <w:p w14:paraId="3AE25957" w14:textId="030CFC27" w:rsidR="004D64DB" w:rsidRDefault="004D64DB" w:rsidP="004D64DB">
      <w:pPr>
        <w:spacing w:after="0" w:line="480" w:lineRule="auto"/>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Uno de esos aspectos que se modifica, tiene que ver con el aprendizaje y la memoria, que</w:t>
      </w:r>
      <w:r w:rsidRPr="004D64DB">
        <w:rPr>
          <w:rFonts w:ascii="Times New Roman" w:hAnsi="Times New Roman" w:cs="Times New Roman"/>
          <w:sz w:val="24"/>
          <w:szCs w:val="24"/>
          <w:lang w:val="es-ES"/>
        </w:rPr>
        <w:t xml:space="preserve"> se refiere a los </w:t>
      </w:r>
      <w:r w:rsidR="00556CD3">
        <w:rPr>
          <w:rFonts w:ascii="Times New Roman" w:hAnsi="Times New Roman" w:cs="Times New Roman"/>
          <w:sz w:val="24"/>
          <w:szCs w:val="24"/>
          <w:lang w:val="es-ES"/>
        </w:rPr>
        <w:t>procesos</w:t>
      </w:r>
      <w:r w:rsidR="00556CD3" w:rsidRPr="004D64DB">
        <w:rPr>
          <w:rFonts w:ascii="Times New Roman" w:hAnsi="Times New Roman" w:cs="Times New Roman"/>
          <w:sz w:val="24"/>
          <w:szCs w:val="24"/>
          <w:lang w:val="es-ES"/>
        </w:rPr>
        <w:t xml:space="preserve"> </w:t>
      </w:r>
      <w:r w:rsidRPr="004D64DB">
        <w:rPr>
          <w:rFonts w:ascii="Times New Roman" w:hAnsi="Times New Roman" w:cs="Times New Roman"/>
          <w:sz w:val="24"/>
          <w:szCs w:val="24"/>
          <w:lang w:val="es-ES"/>
        </w:rPr>
        <w:t xml:space="preserve">complejos mediante los cuales el individuo codifica, almacena y recupera información. La codificación se refiere al procesamiento de la información que se almacenará, mientras que la consolidación se refiere al fortalecimiento de las representaciones mientras se almacenan. </w:t>
      </w:r>
    </w:p>
    <w:p w14:paraId="4D4B12D3" w14:textId="3E559BBD" w:rsidR="00740CEB" w:rsidRPr="00A872CF" w:rsidRDefault="00974698" w:rsidP="00974698">
      <w:pPr>
        <w:spacing w:after="0" w:line="480" w:lineRule="auto"/>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En este sentido, d</w:t>
      </w:r>
      <w:r w:rsidR="00134AB6" w:rsidRPr="4D805283">
        <w:rPr>
          <w:rFonts w:ascii="Times New Roman" w:hAnsi="Times New Roman" w:cs="Times New Roman"/>
          <w:sz w:val="24"/>
          <w:szCs w:val="24"/>
          <w:lang w:val="es-ES"/>
        </w:rPr>
        <w:t>iversos estudios se han centrado en problemáticas similares. P</w:t>
      </w:r>
      <w:r w:rsidR="00740CEB" w:rsidRPr="4D805283">
        <w:rPr>
          <w:rFonts w:ascii="Times New Roman" w:hAnsi="Times New Roman" w:cs="Times New Roman"/>
          <w:sz w:val="24"/>
          <w:szCs w:val="24"/>
          <w:lang w:val="es-ES"/>
        </w:rPr>
        <w:t xml:space="preserve">or ejemplo, Van de </w:t>
      </w:r>
      <w:proofErr w:type="spellStart"/>
      <w:r w:rsidR="00740CEB" w:rsidRPr="4D805283">
        <w:rPr>
          <w:rFonts w:ascii="Times New Roman" w:hAnsi="Times New Roman" w:cs="Times New Roman"/>
          <w:sz w:val="24"/>
          <w:szCs w:val="24"/>
          <w:lang w:val="es-ES"/>
        </w:rPr>
        <w:t>Vijver</w:t>
      </w:r>
      <w:proofErr w:type="spellEnd"/>
      <w:r w:rsidR="00D446D9" w:rsidRPr="4D805283">
        <w:rPr>
          <w:rFonts w:ascii="Times New Roman" w:hAnsi="Times New Roman" w:cs="Times New Roman"/>
          <w:sz w:val="24"/>
          <w:szCs w:val="24"/>
          <w:lang w:val="es-ES"/>
        </w:rPr>
        <w:t xml:space="preserve"> et al. </w:t>
      </w:r>
      <w:r w:rsidR="00740CEB" w:rsidRPr="4D805283">
        <w:rPr>
          <w:rFonts w:ascii="Times New Roman" w:hAnsi="Times New Roman" w:cs="Times New Roman"/>
          <w:sz w:val="24"/>
          <w:szCs w:val="24"/>
          <w:lang w:val="es-ES"/>
        </w:rPr>
        <w:t xml:space="preserve">(1999) </w:t>
      </w:r>
      <w:r w:rsidR="001809B3">
        <w:rPr>
          <w:rFonts w:ascii="Times New Roman" w:hAnsi="Times New Roman" w:cs="Times New Roman"/>
          <w:sz w:val="24"/>
          <w:szCs w:val="24"/>
          <w:lang w:val="es-ES"/>
        </w:rPr>
        <w:t>identific</w:t>
      </w:r>
      <w:r w:rsidR="004151EC" w:rsidRPr="4D805283">
        <w:rPr>
          <w:rFonts w:ascii="Times New Roman" w:hAnsi="Times New Roman" w:cs="Times New Roman"/>
          <w:sz w:val="24"/>
          <w:szCs w:val="24"/>
          <w:lang w:val="es-ES"/>
        </w:rPr>
        <w:t>ó</w:t>
      </w:r>
      <w:r w:rsidR="00740CEB" w:rsidRPr="4D805283">
        <w:rPr>
          <w:rFonts w:ascii="Times New Roman" w:hAnsi="Times New Roman" w:cs="Times New Roman"/>
          <w:sz w:val="24"/>
          <w:szCs w:val="24"/>
          <w:lang w:val="es-ES"/>
        </w:rPr>
        <w:t xml:space="preserve"> en Holanda que aquellos niños inmigrantes con un proceso de aculturación (asimilación) </w:t>
      </w:r>
      <w:r w:rsidR="004151EC" w:rsidRPr="4D805283">
        <w:rPr>
          <w:rFonts w:ascii="Times New Roman" w:hAnsi="Times New Roman" w:cs="Times New Roman"/>
          <w:sz w:val="24"/>
          <w:szCs w:val="24"/>
          <w:lang w:val="es-ES"/>
        </w:rPr>
        <w:t xml:space="preserve">tuvieron mejor desempeño en </w:t>
      </w:r>
      <w:r w:rsidR="00740CEB" w:rsidRPr="4D805283">
        <w:rPr>
          <w:rFonts w:ascii="Times New Roman" w:hAnsi="Times New Roman" w:cs="Times New Roman"/>
          <w:sz w:val="24"/>
          <w:szCs w:val="24"/>
          <w:lang w:val="es-ES"/>
        </w:rPr>
        <w:t>las pruebas neuropsicológicas</w:t>
      </w:r>
      <w:r w:rsidR="004151EC" w:rsidRPr="4D805283">
        <w:rPr>
          <w:rFonts w:ascii="Times New Roman" w:hAnsi="Times New Roman" w:cs="Times New Roman"/>
          <w:sz w:val="24"/>
          <w:szCs w:val="24"/>
          <w:lang w:val="es-ES"/>
        </w:rPr>
        <w:t>, definido como haber obtenido un mejor puntaje</w:t>
      </w:r>
      <w:r w:rsidR="00740CEB" w:rsidRPr="4D805283">
        <w:rPr>
          <w:rFonts w:ascii="Times New Roman" w:hAnsi="Times New Roman" w:cs="Times New Roman"/>
          <w:sz w:val="24"/>
          <w:szCs w:val="24"/>
          <w:lang w:val="es-ES"/>
        </w:rPr>
        <w:t xml:space="preserve">. Por lo tanto, en el caso de las pruebas cognitivas o neuropsicológicas, aquellas personas con un nivel más alto de aculturación (mayor asimilación) </w:t>
      </w:r>
      <w:r w:rsidR="004151EC" w:rsidRPr="4D805283">
        <w:rPr>
          <w:rFonts w:ascii="Times New Roman" w:hAnsi="Times New Roman" w:cs="Times New Roman"/>
          <w:sz w:val="24"/>
          <w:szCs w:val="24"/>
          <w:lang w:val="es-ES"/>
        </w:rPr>
        <w:t>pueden tener una</w:t>
      </w:r>
      <w:r w:rsidR="00740CEB" w:rsidRPr="4D805283">
        <w:rPr>
          <w:rFonts w:ascii="Times New Roman" w:hAnsi="Times New Roman" w:cs="Times New Roman"/>
          <w:sz w:val="24"/>
          <w:szCs w:val="24"/>
          <w:lang w:val="es-ES"/>
        </w:rPr>
        <w:t xml:space="preserve"> mejor </w:t>
      </w:r>
      <w:r w:rsidR="004151EC" w:rsidRPr="4D805283">
        <w:rPr>
          <w:rFonts w:ascii="Times New Roman" w:hAnsi="Times New Roman" w:cs="Times New Roman"/>
          <w:sz w:val="24"/>
          <w:szCs w:val="24"/>
          <w:lang w:val="es-ES"/>
        </w:rPr>
        <w:t xml:space="preserve">puntuación </w:t>
      </w:r>
      <w:r w:rsidR="00740CEB" w:rsidRPr="4D805283">
        <w:rPr>
          <w:rFonts w:ascii="Times New Roman" w:hAnsi="Times New Roman" w:cs="Times New Roman"/>
          <w:sz w:val="24"/>
          <w:szCs w:val="24"/>
          <w:lang w:val="es-ES"/>
        </w:rPr>
        <w:t>en dichas pruebas.</w:t>
      </w:r>
    </w:p>
    <w:p w14:paraId="63034BC3" w14:textId="77777777" w:rsidR="005A38B3" w:rsidRDefault="00740CEB" w:rsidP="001809B3">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 xml:space="preserve">Por ejemplo, </w:t>
      </w:r>
      <w:proofErr w:type="spellStart"/>
      <w:r w:rsidRPr="4D805283">
        <w:rPr>
          <w:rFonts w:ascii="Times New Roman" w:hAnsi="Times New Roman" w:cs="Times New Roman"/>
          <w:sz w:val="24"/>
          <w:szCs w:val="24"/>
          <w:lang w:val="es-ES"/>
        </w:rPr>
        <w:t>Manly</w:t>
      </w:r>
      <w:proofErr w:type="spellEnd"/>
      <w:r w:rsidR="00D446D9" w:rsidRPr="4D805283">
        <w:rPr>
          <w:rFonts w:ascii="Times New Roman" w:hAnsi="Times New Roman" w:cs="Times New Roman"/>
          <w:sz w:val="24"/>
          <w:szCs w:val="24"/>
          <w:lang w:val="es-ES"/>
        </w:rPr>
        <w:t xml:space="preserve"> et al.</w:t>
      </w:r>
      <w:r w:rsidRPr="4D805283">
        <w:rPr>
          <w:rFonts w:ascii="Times New Roman" w:hAnsi="Times New Roman" w:cs="Times New Roman"/>
          <w:sz w:val="24"/>
          <w:szCs w:val="24"/>
          <w:lang w:val="es-ES"/>
        </w:rPr>
        <w:t xml:space="preserve"> (2004) report</w:t>
      </w:r>
      <w:r w:rsidR="004151EC" w:rsidRPr="4D805283">
        <w:rPr>
          <w:rFonts w:ascii="Times New Roman" w:hAnsi="Times New Roman" w:cs="Times New Roman"/>
          <w:sz w:val="24"/>
          <w:szCs w:val="24"/>
          <w:lang w:val="es-ES"/>
        </w:rPr>
        <w:t>ó</w:t>
      </w:r>
      <w:r w:rsidRPr="4D805283">
        <w:rPr>
          <w:rFonts w:ascii="Times New Roman" w:hAnsi="Times New Roman" w:cs="Times New Roman"/>
          <w:sz w:val="24"/>
          <w:szCs w:val="24"/>
          <w:lang w:val="es-ES"/>
        </w:rPr>
        <w:t xml:space="preserve"> que </w:t>
      </w:r>
      <w:r w:rsidR="00134AB6" w:rsidRPr="4D805283">
        <w:rPr>
          <w:rFonts w:ascii="Times New Roman" w:hAnsi="Times New Roman" w:cs="Times New Roman"/>
          <w:sz w:val="24"/>
          <w:szCs w:val="24"/>
          <w:lang w:val="es-ES"/>
        </w:rPr>
        <w:t>personas afroamericanas</w:t>
      </w:r>
      <w:r w:rsidRPr="4D805283">
        <w:rPr>
          <w:rFonts w:ascii="Times New Roman" w:hAnsi="Times New Roman" w:cs="Times New Roman"/>
          <w:sz w:val="24"/>
          <w:szCs w:val="24"/>
          <w:lang w:val="es-ES"/>
        </w:rPr>
        <w:t xml:space="preserve"> con </w:t>
      </w:r>
      <w:r w:rsidR="05B7E2F9" w:rsidRPr="4D805283">
        <w:rPr>
          <w:rFonts w:ascii="Times New Roman" w:hAnsi="Times New Roman" w:cs="Times New Roman"/>
          <w:sz w:val="24"/>
          <w:szCs w:val="24"/>
          <w:lang w:val="es-ES"/>
        </w:rPr>
        <w:t xml:space="preserve">mayores </w:t>
      </w:r>
      <w:r w:rsidRPr="4D805283">
        <w:rPr>
          <w:rFonts w:ascii="Times New Roman" w:hAnsi="Times New Roman" w:cs="Times New Roman"/>
          <w:sz w:val="24"/>
          <w:szCs w:val="24"/>
          <w:lang w:val="es-ES"/>
        </w:rPr>
        <w:t xml:space="preserve">niveles de aculturación </w:t>
      </w:r>
      <w:r w:rsidR="004151EC" w:rsidRPr="4D805283">
        <w:rPr>
          <w:rFonts w:ascii="Times New Roman" w:hAnsi="Times New Roman" w:cs="Times New Roman"/>
          <w:sz w:val="24"/>
          <w:szCs w:val="24"/>
          <w:lang w:val="es-ES"/>
        </w:rPr>
        <w:t xml:space="preserve">tuvieron un puntaje </w:t>
      </w:r>
      <w:r w:rsidRPr="00915ED9">
        <w:rPr>
          <w:rFonts w:ascii="Times New Roman" w:hAnsi="Times New Roman" w:cs="Times New Roman"/>
          <w:sz w:val="24"/>
          <w:szCs w:val="24"/>
          <w:lang w:val="es-ES"/>
        </w:rPr>
        <w:t>alto</w:t>
      </w:r>
      <w:r w:rsidRPr="4D805283">
        <w:rPr>
          <w:rFonts w:ascii="Times New Roman" w:hAnsi="Times New Roman" w:cs="Times New Roman"/>
          <w:sz w:val="24"/>
          <w:szCs w:val="24"/>
          <w:lang w:val="es-ES"/>
        </w:rPr>
        <w:t xml:space="preserve"> en las diferentes medidas neuropsicológicas en comparación con aquellos con niveles más bajos</w:t>
      </w:r>
      <w:r w:rsidR="004151EC" w:rsidRPr="4D805283">
        <w:rPr>
          <w:rFonts w:ascii="Times New Roman" w:hAnsi="Times New Roman" w:cs="Times New Roman"/>
          <w:sz w:val="24"/>
          <w:szCs w:val="24"/>
          <w:lang w:val="es-ES"/>
        </w:rPr>
        <w:t xml:space="preserve"> de aculturación</w:t>
      </w:r>
      <w:r w:rsidRPr="4D805283">
        <w:rPr>
          <w:rFonts w:ascii="Times New Roman" w:hAnsi="Times New Roman" w:cs="Times New Roman"/>
          <w:sz w:val="24"/>
          <w:szCs w:val="24"/>
          <w:lang w:val="es-ES"/>
        </w:rPr>
        <w:t>.</w:t>
      </w:r>
      <w:r w:rsidR="001809B3">
        <w:rPr>
          <w:rFonts w:ascii="Times New Roman" w:hAnsi="Times New Roman" w:cs="Times New Roman"/>
          <w:sz w:val="24"/>
          <w:szCs w:val="24"/>
          <w:lang w:val="es-ES"/>
        </w:rPr>
        <w:t xml:space="preserve"> </w:t>
      </w:r>
    </w:p>
    <w:p w14:paraId="2D128C4D" w14:textId="2F246C0A" w:rsidR="00495FF0" w:rsidRDefault="00495FF0" w:rsidP="001809B3">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Otro estudio denominado evaluación neuropsicológica de funciones cognitivas en adolescentes indígenas escolarizadas (Fierro, 2018)</w:t>
      </w:r>
      <w:r w:rsidR="4A65710B" w:rsidRPr="4D805283">
        <w:rPr>
          <w:rFonts w:ascii="Times New Roman" w:hAnsi="Times New Roman" w:cs="Times New Roman"/>
          <w:sz w:val="24"/>
          <w:szCs w:val="24"/>
          <w:lang w:val="es-ES"/>
        </w:rPr>
        <w:t>,</w:t>
      </w:r>
      <w:r w:rsidRPr="4D805283">
        <w:rPr>
          <w:rFonts w:ascii="Times New Roman" w:hAnsi="Times New Roman" w:cs="Times New Roman"/>
          <w:sz w:val="24"/>
          <w:szCs w:val="24"/>
          <w:lang w:val="es-ES"/>
        </w:rPr>
        <w:t xml:space="preserve"> desarrollado en Ecuador</w:t>
      </w:r>
      <w:r w:rsidR="146CF9BA" w:rsidRPr="4D805283">
        <w:rPr>
          <w:rFonts w:ascii="Times New Roman" w:hAnsi="Times New Roman" w:cs="Times New Roman"/>
          <w:sz w:val="24"/>
          <w:szCs w:val="24"/>
          <w:lang w:val="es-ES"/>
        </w:rPr>
        <w:t>,</w:t>
      </w:r>
      <w:r w:rsidRPr="4D805283">
        <w:rPr>
          <w:rFonts w:ascii="Times New Roman" w:hAnsi="Times New Roman" w:cs="Times New Roman"/>
          <w:sz w:val="24"/>
          <w:szCs w:val="24"/>
          <w:lang w:val="es-ES"/>
        </w:rPr>
        <w:t xml:space="preserve"> que tuvo como objetivo evaluar neuropsicológicamente las funciones cognitivas en adolescentes </w:t>
      </w:r>
      <w:r w:rsidRPr="4D805283">
        <w:rPr>
          <w:rFonts w:ascii="Times New Roman" w:hAnsi="Times New Roman" w:cs="Times New Roman"/>
          <w:sz w:val="24"/>
          <w:szCs w:val="24"/>
          <w:lang w:val="es-ES"/>
        </w:rPr>
        <w:lastRenderedPageBreak/>
        <w:t>escolarizadas con edades entre los 16 y 17 años en la ciudad de Guaranda, encontró una debilidad en ciertas funciones cognitivas</w:t>
      </w:r>
      <w:r w:rsidR="00556CD3">
        <w:rPr>
          <w:rFonts w:ascii="Times New Roman" w:hAnsi="Times New Roman" w:cs="Times New Roman"/>
          <w:sz w:val="24"/>
          <w:szCs w:val="24"/>
          <w:lang w:val="es-ES"/>
        </w:rPr>
        <w:t>,</w:t>
      </w:r>
      <w:r w:rsidRPr="4D805283">
        <w:rPr>
          <w:rFonts w:ascii="Times New Roman" w:hAnsi="Times New Roman" w:cs="Times New Roman"/>
          <w:sz w:val="24"/>
          <w:szCs w:val="24"/>
          <w:lang w:val="es-ES"/>
        </w:rPr>
        <w:t xml:space="preserve"> </w:t>
      </w:r>
      <w:r w:rsidR="2DF45825" w:rsidRPr="4D805283">
        <w:rPr>
          <w:rFonts w:ascii="Times New Roman" w:hAnsi="Times New Roman" w:cs="Times New Roman"/>
          <w:sz w:val="24"/>
          <w:szCs w:val="24"/>
          <w:lang w:val="es-ES"/>
        </w:rPr>
        <w:t>l</w:t>
      </w:r>
      <w:r w:rsidRPr="4D805283">
        <w:rPr>
          <w:rFonts w:ascii="Times New Roman" w:hAnsi="Times New Roman" w:cs="Times New Roman"/>
          <w:sz w:val="24"/>
          <w:szCs w:val="24"/>
          <w:lang w:val="es-ES"/>
        </w:rPr>
        <w:t xml:space="preserve">os resultados identificaron que había una debilidad más marcada en el lenguaje, </w:t>
      </w:r>
      <w:r w:rsidR="16007CAB" w:rsidRPr="4D805283">
        <w:rPr>
          <w:rFonts w:ascii="Times New Roman" w:hAnsi="Times New Roman" w:cs="Times New Roman"/>
          <w:sz w:val="24"/>
          <w:szCs w:val="24"/>
          <w:lang w:val="es-ES"/>
        </w:rPr>
        <w:t xml:space="preserve">elemento que </w:t>
      </w:r>
      <w:r w:rsidRPr="4D805283">
        <w:rPr>
          <w:rFonts w:ascii="Times New Roman" w:hAnsi="Times New Roman" w:cs="Times New Roman"/>
          <w:sz w:val="24"/>
          <w:szCs w:val="24"/>
          <w:lang w:val="es-ES"/>
        </w:rPr>
        <w:t xml:space="preserve">concuerda con las observaciones realizadas en las que se ponía en evidencia una interferencia lingüística entre el </w:t>
      </w:r>
      <w:r w:rsidR="00556CD3" w:rsidRPr="4D805283">
        <w:rPr>
          <w:rFonts w:ascii="Times New Roman" w:hAnsi="Times New Roman" w:cs="Times New Roman"/>
          <w:sz w:val="24"/>
          <w:szCs w:val="24"/>
          <w:lang w:val="es-ES"/>
        </w:rPr>
        <w:t>quechua</w:t>
      </w:r>
      <w:r w:rsidRPr="4D805283">
        <w:rPr>
          <w:rFonts w:ascii="Times New Roman" w:hAnsi="Times New Roman" w:cs="Times New Roman"/>
          <w:sz w:val="24"/>
          <w:szCs w:val="24"/>
          <w:lang w:val="es-ES"/>
        </w:rPr>
        <w:t xml:space="preserve"> y el </w:t>
      </w:r>
      <w:r w:rsidR="00556CD3" w:rsidRPr="4D805283">
        <w:rPr>
          <w:rFonts w:ascii="Times New Roman" w:hAnsi="Times New Roman" w:cs="Times New Roman"/>
          <w:sz w:val="24"/>
          <w:szCs w:val="24"/>
          <w:lang w:val="es-ES"/>
        </w:rPr>
        <w:t>español</w:t>
      </w:r>
      <w:r w:rsidRPr="4D805283">
        <w:rPr>
          <w:rFonts w:ascii="Times New Roman" w:hAnsi="Times New Roman" w:cs="Times New Roman"/>
          <w:sz w:val="24"/>
          <w:szCs w:val="24"/>
          <w:lang w:val="es-ES"/>
        </w:rPr>
        <w:t>, logrando un impacto de manera directa en el rendimiento cognitivo, en el relacionamiento social y en el proceso de aprendizaje.</w:t>
      </w:r>
    </w:p>
    <w:p w14:paraId="462C02E5" w14:textId="546F6551" w:rsidR="00472A38" w:rsidRPr="00A83BB2" w:rsidRDefault="00472A38" w:rsidP="00472A38">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Por otro lado, en un estudio transcultural entre Brasil y México, se aplicó del test de las campanas que consiste en cancelar todas las campanas que se encuentren distribuidos en una hoja de 315 figuras, realizando la tarea lo más pronto posible</w:t>
      </w:r>
      <w:r w:rsidR="00915ED9" w:rsidRPr="4D805283">
        <w:rPr>
          <w:rFonts w:ascii="Times New Roman" w:hAnsi="Times New Roman" w:cs="Times New Roman"/>
          <w:sz w:val="24"/>
          <w:szCs w:val="24"/>
          <w:lang w:val="es-ES"/>
        </w:rPr>
        <w:t xml:space="preserve">(Wong, </w:t>
      </w:r>
      <w:proofErr w:type="spellStart"/>
      <w:r w:rsidR="00915ED9" w:rsidRPr="4D805283">
        <w:rPr>
          <w:rFonts w:ascii="Times New Roman" w:hAnsi="Times New Roman" w:cs="Times New Roman"/>
          <w:sz w:val="24"/>
          <w:szCs w:val="24"/>
          <w:lang w:val="es-ES"/>
        </w:rPr>
        <w:t>Cotrena</w:t>
      </w:r>
      <w:proofErr w:type="spellEnd"/>
      <w:r w:rsidR="00915ED9" w:rsidRPr="4D805283">
        <w:rPr>
          <w:rFonts w:ascii="Times New Roman" w:hAnsi="Times New Roman" w:cs="Times New Roman"/>
          <w:sz w:val="24"/>
          <w:szCs w:val="24"/>
          <w:lang w:val="es-ES"/>
        </w:rPr>
        <w:t xml:space="preserve">, </w:t>
      </w:r>
      <w:proofErr w:type="spellStart"/>
      <w:r w:rsidR="00915ED9" w:rsidRPr="4D805283">
        <w:rPr>
          <w:rFonts w:ascii="Times New Roman" w:hAnsi="Times New Roman" w:cs="Times New Roman"/>
          <w:sz w:val="24"/>
          <w:szCs w:val="24"/>
          <w:lang w:val="es-ES"/>
        </w:rPr>
        <w:t>Mojardín</w:t>
      </w:r>
      <w:proofErr w:type="spellEnd"/>
      <w:r w:rsidR="00915ED9" w:rsidRPr="4D805283">
        <w:rPr>
          <w:rFonts w:ascii="Times New Roman" w:hAnsi="Times New Roman" w:cs="Times New Roman"/>
          <w:sz w:val="24"/>
          <w:szCs w:val="24"/>
          <w:lang w:val="es-ES"/>
        </w:rPr>
        <w:t xml:space="preserve">, </w:t>
      </w:r>
      <w:proofErr w:type="spellStart"/>
      <w:r w:rsidR="00915ED9" w:rsidRPr="4D805283">
        <w:rPr>
          <w:rFonts w:ascii="Times New Roman" w:hAnsi="Times New Roman" w:cs="Times New Roman"/>
          <w:sz w:val="24"/>
          <w:szCs w:val="24"/>
          <w:lang w:val="es-ES"/>
        </w:rPr>
        <w:t>Gauthier</w:t>
      </w:r>
      <w:proofErr w:type="spellEnd"/>
      <w:r w:rsidR="00915ED9" w:rsidRPr="4D805283">
        <w:rPr>
          <w:rFonts w:ascii="Times New Roman" w:hAnsi="Times New Roman" w:cs="Times New Roman"/>
          <w:sz w:val="24"/>
          <w:szCs w:val="24"/>
          <w:lang w:val="es-ES"/>
        </w:rPr>
        <w:t xml:space="preserve">, </w:t>
      </w:r>
      <w:proofErr w:type="spellStart"/>
      <w:r w:rsidR="00915ED9" w:rsidRPr="4D805283">
        <w:rPr>
          <w:rFonts w:ascii="Times New Roman" w:hAnsi="Times New Roman" w:cs="Times New Roman"/>
          <w:sz w:val="24"/>
          <w:szCs w:val="24"/>
          <w:lang w:val="es-ES"/>
        </w:rPr>
        <w:t>Joanette</w:t>
      </w:r>
      <w:proofErr w:type="spellEnd"/>
      <w:r w:rsidR="00915ED9" w:rsidRPr="4D805283">
        <w:rPr>
          <w:rFonts w:ascii="Times New Roman" w:hAnsi="Times New Roman" w:cs="Times New Roman"/>
          <w:sz w:val="24"/>
          <w:szCs w:val="24"/>
          <w:lang w:val="es-ES"/>
        </w:rPr>
        <w:t>, &amp; Fonseca, 2012)</w:t>
      </w:r>
      <w:r w:rsidRPr="4D805283">
        <w:rPr>
          <w:rFonts w:ascii="Times New Roman" w:hAnsi="Times New Roman" w:cs="Times New Roman"/>
          <w:sz w:val="24"/>
          <w:szCs w:val="24"/>
          <w:lang w:val="es-ES"/>
        </w:rPr>
        <w:t>, este test</w:t>
      </w:r>
      <w:r w:rsidR="00915ED9">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t>busc</w:t>
      </w:r>
      <w:r w:rsidR="5BF735C6" w:rsidRPr="4D805283">
        <w:rPr>
          <w:rFonts w:ascii="Times New Roman" w:hAnsi="Times New Roman" w:cs="Times New Roman"/>
          <w:sz w:val="24"/>
          <w:szCs w:val="24"/>
          <w:lang w:val="es-ES"/>
        </w:rPr>
        <w:t>ó</w:t>
      </w:r>
      <w:r w:rsidRPr="4D805283">
        <w:rPr>
          <w:rFonts w:ascii="Times New Roman" w:hAnsi="Times New Roman" w:cs="Times New Roman"/>
          <w:sz w:val="24"/>
          <w:szCs w:val="24"/>
          <w:lang w:val="es-ES"/>
        </w:rPr>
        <w:t xml:space="preserve"> identificar si existen diferencias entre brasileños y mexicanos en las puntuaciones en el Test, por ello, participaron 78 adultos neurológicamente saludables, divididos en dos grupos: (1) n=39 brasileños y (2) n=39 mexicanos, con edades entre 19 a 75 años con escolaridad mínima de 9 años. No obstante, no encontraron diferencias significativas en la ejecución del test, sugiriendo que se aumente la muestra para una mayor comprensión y se tenga en cuenta el nivel de escolaridad. </w:t>
      </w:r>
    </w:p>
    <w:p w14:paraId="5D9C7D81" w14:textId="77777777" w:rsidR="005A38B3" w:rsidRDefault="004151EC" w:rsidP="4D805283">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Aunque</w:t>
      </w:r>
      <w:r w:rsidR="00740CEB" w:rsidRPr="4D805283">
        <w:rPr>
          <w:rFonts w:ascii="Times New Roman" w:hAnsi="Times New Roman" w:cs="Times New Roman"/>
          <w:sz w:val="24"/>
          <w:szCs w:val="24"/>
          <w:lang w:val="es-ES"/>
        </w:rPr>
        <w:t xml:space="preserve"> la mayoría de los estudios se han centrado en entender la influencia de los procesos de aculturación en personas inmigrantes</w:t>
      </w:r>
      <w:r w:rsidRPr="4D805283">
        <w:rPr>
          <w:rFonts w:ascii="Times New Roman" w:hAnsi="Times New Roman" w:cs="Times New Roman"/>
          <w:sz w:val="24"/>
          <w:szCs w:val="24"/>
          <w:lang w:val="es-ES"/>
        </w:rPr>
        <w:t>,</w:t>
      </w:r>
      <w:r w:rsidR="00740CEB" w:rsidRPr="4D805283">
        <w:rPr>
          <w:rFonts w:ascii="Times New Roman" w:hAnsi="Times New Roman" w:cs="Times New Roman"/>
          <w:sz w:val="24"/>
          <w:szCs w:val="24"/>
          <w:lang w:val="es-ES"/>
        </w:rPr>
        <w:t xml:space="preserve"> este fenómeno también puede darse en personas que no son inmigrantes pero </w:t>
      </w:r>
      <w:r w:rsidRPr="4D805283">
        <w:rPr>
          <w:rFonts w:ascii="Times New Roman" w:hAnsi="Times New Roman" w:cs="Times New Roman"/>
          <w:sz w:val="24"/>
          <w:szCs w:val="24"/>
          <w:lang w:val="es-ES"/>
        </w:rPr>
        <w:t xml:space="preserve">que </w:t>
      </w:r>
      <w:r w:rsidR="00740CEB" w:rsidRPr="4D805283">
        <w:rPr>
          <w:rFonts w:ascii="Times New Roman" w:hAnsi="Times New Roman" w:cs="Times New Roman"/>
          <w:sz w:val="24"/>
          <w:szCs w:val="24"/>
          <w:lang w:val="es-ES"/>
        </w:rPr>
        <w:t>pertenecen a otras culturas dentro de un mismo país</w:t>
      </w:r>
      <w:r w:rsidR="00210B5E">
        <w:rPr>
          <w:rFonts w:ascii="Times New Roman" w:hAnsi="Times New Roman" w:cs="Times New Roman"/>
          <w:sz w:val="24"/>
          <w:szCs w:val="24"/>
          <w:lang w:val="es-ES"/>
        </w:rPr>
        <w:t>;</w:t>
      </w:r>
      <w:r w:rsidR="00915ED9">
        <w:rPr>
          <w:rFonts w:ascii="Times New Roman" w:hAnsi="Times New Roman" w:cs="Times New Roman"/>
          <w:sz w:val="24"/>
          <w:szCs w:val="24"/>
          <w:lang w:val="es-ES"/>
        </w:rPr>
        <w:t xml:space="preserve"> con una lengua particular </w:t>
      </w:r>
      <w:r w:rsidR="00740CEB" w:rsidRPr="00DF1BBF">
        <w:rPr>
          <w:rFonts w:ascii="Times New Roman" w:hAnsi="Times New Roman" w:cs="Times New Roman"/>
          <w:sz w:val="24"/>
          <w:szCs w:val="24"/>
          <w:lang w:val="es-ES"/>
        </w:rPr>
        <w:t>(Olabarrieta-Landa et al., 2019), o</w:t>
      </w:r>
      <w:r w:rsidR="00915ED9">
        <w:rPr>
          <w:rFonts w:ascii="Times New Roman" w:hAnsi="Times New Roman" w:cs="Times New Roman"/>
          <w:sz w:val="24"/>
          <w:szCs w:val="24"/>
          <w:lang w:val="es-ES"/>
        </w:rPr>
        <w:t xml:space="preserve"> una</w:t>
      </w:r>
      <w:r w:rsidR="00740CEB" w:rsidRPr="00DF1BBF">
        <w:rPr>
          <w:rFonts w:ascii="Times New Roman" w:hAnsi="Times New Roman" w:cs="Times New Roman"/>
          <w:sz w:val="24"/>
          <w:szCs w:val="24"/>
          <w:lang w:val="es-ES"/>
        </w:rPr>
        <w:t xml:space="preserve"> región cultural </w:t>
      </w:r>
      <w:r w:rsidR="00210B5E">
        <w:rPr>
          <w:rFonts w:ascii="Times New Roman" w:hAnsi="Times New Roman" w:cs="Times New Roman"/>
          <w:sz w:val="24"/>
          <w:szCs w:val="24"/>
          <w:lang w:val="es-ES"/>
        </w:rPr>
        <w:t>diferente</w:t>
      </w:r>
      <w:r w:rsidR="00A872CF" w:rsidRPr="4D805283">
        <w:rPr>
          <w:rFonts w:ascii="Times New Roman" w:hAnsi="Times New Roman" w:cs="Times New Roman"/>
          <w:sz w:val="24"/>
          <w:szCs w:val="24"/>
          <w:lang w:val="es-ES"/>
        </w:rPr>
        <w:t xml:space="preserve"> (</w:t>
      </w:r>
      <w:r w:rsidR="00740CEB" w:rsidRPr="4D805283">
        <w:rPr>
          <w:rFonts w:ascii="Times New Roman" w:hAnsi="Times New Roman" w:cs="Times New Roman"/>
          <w:sz w:val="24"/>
          <w:szCs w:val="24"/>
          <w:lang w:val="es-ES"/>
        </w:rPr>
        <w:t xml:space="preserve">Rivera &amp; Arango-Lasprilla, 2017; Rivera et al., 2019). </w:t>
      </w:r>
    </w:p>
    <w:p w14:paraId="1D16FEB5" w14:textId="107E7007" w:rsidR="00740CEB" w:rsidRPr="004151EC" w:rsidRDefault="00740CEB" w:rsidP="4D805283">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Es</w:t>
      </w:r>
      <w:r w:rsidR="007F2153" w:rsidRPr="4D805283">
        <w:rPr>
          <w:rFonts w:ascii="Times New Roman" w:hAnsi="Times New Roman" w:cs="Times New Roman"/>
          <w:sz w:val="24"/>
          <w:szCs w:val="24"/>
          <w:lang w:val="es-ES"/>
        </w:rPr>
        <w:t>te es</w:t>
      </w:r>
      <w:r w:rsidRPr="4D805283">
        <w:rPr>
          <w:rFonts w:ascii="Times New Roman" w:hAnsi="Times New Roman" w:cs="Times New Roman"/>
          <w:sz w:val="24"/>
          <w:szCs w:val="24"/>
          <w:lang w:val="es-ES"/>
        </w:rPr>
        <w:t xml:space="preserve"> el caso de los pueblos indígenas</w:t>
      </w:r>
      <w:r w:rsidR="007F2153" w:rsidRPr="4D805283">
        <w:rPr>
          <w:rFonts w:ascii="Times New Roman" w:hAnsi="Times New Roman" w:cs="Times New Roman"/>
          <w:sz w:val="24"/>
          <w:szCs w:val="24"/>
          <w:lang w:val="es-ES"/>
        </w:rPr>
        <w:t xml:space="preserve"> que se </w:t>
      </w:r>
      <w:r w:rsidRPr="4D805283">
        <w:rPr>
          <w:rFonts w:ascii="Times New Roman" w:hAnsi="Times New Roman" w:cs="Times New Roman"/>
          <w:sz w:val="24"/>
          <w:szCs w:val="24"/>
          <w:lang w:val="es-ES"/>
        </w:rPr>
        <w:t>distribu</w:t>
      </w:r>
      <w:r w:rsidR="007F2153" w:rsidRPr="4D805283">
        <w:rPr>
          <w:rFonts w:ascii="Times New Roman" w:hAnsi="Times New Roman" w:cs="Times New Roman"/>
          <w:sz w:val="24"/>
          <w:szCs w:val="24"/>
          <w:lang w:val="es-ES"/>
        </w:rPr>
        <w:t>yen</w:t>
      </w:r>
      <w:r w:rsidRPr="4D805283">
        <w:rPr>
          <w:rFonts w:ascii="Times New Roman" w:hAnsi="Times New Roman" w:cs="Times New Roman"/>
          <w:sz w:val="24"/>
          <w:szCs w:val="24"/>
          <w:lang w:val="es-ES"/>
        </w:rPr>
        <w:t xml:space="preserve"> en más de 70 países. Algunos de los miembros de estos pueblos viven en comunidades relativamente cerradas que se rigen por sus propias leyes, costumbres, valores, etc</w:t>
      </w:r>
      <w:r w:rsidR="754B3256" w:rsidRPr="4D805283">
        <w:rPr>
          <w:rFonts w:ascii="Times New Roman" w:hAnsi="Times New Roman" w:cs="Times New Roman"/>
          <w:sz w:val="24"/>
          <w:szCs w:val="24"/>
          <w:lang w:val="es-ES"/>
        </w:rPr>
        <w:t>., a diferencia de otros</w:t>
      </w:r>
      <w:r w:rsidRPr="4D805283">
        <w:rPr>
          <w:rFonts w:ascii="Times New Roman" w:hAnsi="Times New Roman" w:cs="Times New Roman"/>
          <w:sz w:val="24"/>
          <w:szCs w:val="24"/>
          <w:lang w:val="es-ES"/>
        </w:rPr>
        <w:t xml:space="preserve"> miembros</w:t>
      </w:r>
      <w:r w:rsidR="001809B3">
        <w:rPr>
          <w:rFonts w:ascii="Times New Roman" w:hAnsi="Times New Roman" w:cs="Times New Roman"/>
          <w:sz w:val="24"/>
          <w:szCs w:val="24"/>
          <w:lang w:val="es-ES"/>
        </w:rPr>
        <w:t xml:space="preserve"> </w:t>
      </w:r>
      <w:r w:rsidR="46E80DC2" w:rsidRPr="4D805283">
        <w:rPr>
          <w:rFonts w:ascii="Times New Roman" w:hAnsi="Times New Roman" w:cs="Times New Roman"/>
          <w:sz w:val="24"/>
          <w:szCs w:val="24"/>
          <w:lang w:val="es-ES"/>
        </w:rPr>
        <w:t>que</w:t>
      </w:r>
      <w:r w:rsidRPr="4D805283">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lastRenderedPageBreak/>
        <w:t xml:space="preserve">viven </w:t>
      </w:r>
      <w:r w:rsidR="00210B5E">
        <w:rPr>
          <w:rFonts w:ascii="Times New Roman" w:hAnsi="Times New Roman" w:cs="Times New Roman"/>
          <w:sz w:val="24"/>
          <w:szCs w:val="24"/>
          <w:lang w:val="es-ES"/>
        </w:rPr>
        <w:t>con más interrelación con</w:t>
      </w:r>
      <w:r w:rsidRPr="4D805283">
        <w:rPr>
          <w:rFonts w:ascii="Times New Roman" w:hAnsi="Times New Roman" w:cs="Times New Roman"/>
          <w:sz w:val="24"/>
          <w:szCs w:val="24"/>
          <w:lang w:val="es-ES"/>
        </w:rPr>
        <w:t xml:space="preserve"> la cultura “dominante” con la que conviven (</w:t>
      </w:r>
      <w:r w:rsidR="00F66481" w:rsidRPr="4D805283">
        <w:rPr>
          <w:rFonts w:ascii="Times New Roman" w:hAnsi="Times New Roman" w:cs="Times New Roman"/>
          <w:sz w:val="24"/>
          <w:szCs w:val="24"/>
          <w:lang w:val="es-ES"/>
        </w:rPr>
        <w:t xml:space="preserve">Organización Nacional Indígena de Colombia - </w:t>
      </w:r>
      <w:r w:rsidRPr="4D805283">
        <w:rPr>
          <w:rFonts w:ascii="Times New Roman" w:hAnsi="Times New Roman" w:cs="Times New Roman"/>
          <w:sz w:val="24"/>
          <w:szCs w:val="24"/>
          <w:lang w:val="es-ES"/>
        </w:rPr>
        <w:t>ONIC, 2013).</w:t>
      </w:r>
    </w:p>
    <w:p w14:paraId="0B8A760D" w14:textId="5787AA35" w:rsidR="00210B5E" w:rsidRDefault="007F2153" w:rsidP="0099BC9A">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E</w:t>
      </w:r>
      <w:r w:rsidR="00740CEB" w:rsidRPr="4D805283">
        <w:rPr>
          <w:rFonts w:ascii="Times New Roman" w:hAnsi="Times New Roman" w:cs="Times New Roman"/>
          <w:sz w:val="24"/>
          <w:szCs w:val="24"/>
          <w:lang w:val="es-ES"/>
        </w:rPr>
        <w:t>n Colombia existen pocos estudios que aborden de manera amplia el desarrollo en los procesos de salud – enfermedad en comunidades indígenas</w:t>
      </w:r>
      <w:r w:rsidR="00210B5E">
        <w:rPr>
          <w:rFonts w:ascii="Times New Roman" w:hAnsi="Times New Roman" w:cs="Times New Roman"/>
          <w:sz w:val="24"/>
          <w:szCs w:val="24"/>
          <w:lang w:val="es-ES"/>
        </w:rPr>
        <w:t xml:space="preserve"> (Cardona-Arias. J.A. 2012)</w:t>
      </w:r>
      <w:r w:rsidR="00F33B33" w:rsidRPr="4D805283">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t>y no</w:t>
      </w:r>
      <w:r w:rsidR="00F33B33" w:rsidRPr="4D805283">
        <w:rPr>
          <w:rFonts w:ascii="Times New Roman" w:hAnsi="Times New Roman" w:cs="Times New Roman"/>
          <w:sz w:val="24"/>
          <w:szCs w:val="24"/>
          <w:lang w:val="es-ES"/>
        </w:rPr>
        <w:t xml:space="preserve"> existen</w:t>
      </w:r>
      <w:r w:rsidR="00740CEB" w:rsidRPr="4D805283">
        <w:rPr>
          <w:rFonts w:ascii="Times New Roman" w:hAnsi="Times New Roman" w:cs="Times New Roman"/>
          <w:sz w:val="24"/>
          <w:szCs w:val="24"/>
          <w:lang w:val="es-ES"/>
        </w:rPr>
        <w:t xml:space="preserve"> estudios desde la neuropsicología</w:t>
      </w:r>
      <w:r w:rsidR="00134AB6" w:rsidRPr="4D805283">
        <w:rPr>
          <w:rFonts w:ascii="Times New Roman" w:hAnsi="Times New Roman" w:cs="Times New Roman"/>
          <w:sz w:val="24"/>
          <w:szCs w:val="24"/>
          <w:lang w:val="es-ES"/>
        </w:rPr>
        <w:t xml:space="preserve">, por </w:t>
      </w:r>
      <w:r w:rsidRPr="4D805283">
        <w:rPr>
          <w:rFonts w:ascii="Times New Roman" w:hAnsi="Times New Roman" w:cs="Times New Roman"/>
          <w:sz w:val="24"/>
          <w:szCs w:val="24"/>
          <w:lang w:val="es-ES"/>
        </w:rPr>
        <w:t>lo que estudios sobre constructos como</w:t>
      </w:r>
      <w:r w:rsidR="00740CEB" w:rsidRPr="4D805283">
        <w:rPr>
          <w:rFonts w:ascii="Times New Roman" w:hAnsi="Times New Roman" w:cs="Times New Roman"/>
          <w:sz w:val="24"/>
          <w:szCs w:val="24"/>
          <w:lang w:val="es-ES"/>
        </w:rPr>
        <w:t xml:space="preserve"> la atención, la memoria, el lenguaje</w:t>
      </w:r>
      <w:r w:rsidRPr="4D805283">
        <w:rPr>
          <w:rFonts w:ascii="Times New Roman" w:hAnsi="Times New Roman" w:cs="Times New Roman"/>
          <w:sz w:val="24"/>
          <w:szCs w:val="24"/>
          <w:lang w:val="es-ES"/>
        </w:rPr>
        <w:t xml:space="preserve"> y</w:t>
      </w:r>
      <w:r w:rsidR="00740CEB" w:rsidRPr="4D805283">
        <w:rPr>
          <w:rFonts w:ascii="Times New Roman" w:hAnsi="Times New Roman" w:cs="Times New Roman"/>
          <w:sz w:val="24"/>
          <w:szCs w:val="24"/>
          <w:lang w:val="es-ES"/>
        </w:rPr>
        <w:t xml:space="preserve"> la inteligencia </w:t>
      </w:r>
      <w:r w:rsidRPr="4D805283">
        <w:rPr>
          <w:rFonts w:ascii="Times New Roman" w:hAnsi="Times New Roman" w:cs="Times New Roman"/>
          <w:sz w:val="24"/>
          <w:szCs w:val="24"/>
          <w:lang w:val="es-ES"/>
        </w:rPr>
        <w:t xml:space="preserve">son prácticamente </w:t>
      </w:r>
      <w:r w:rsidR="00A872CF" w:rsidRPr="4D805283">
        <w:rPr>
          <w:rFonts w:ascii="Times New Roman" w:hAnsi="Times New Roman" w:cs="Times New Roman"/>
          <w:sz w:val="24"/>
          <w:szCs w:val="24"/>
          <w:lang w:val="es-ES"/>
        </w:rPr>
        <w:t>inexistentes en</w:t>
      </w:r>
      <w:r w:rsidR="00740CEB" w:rsidRPr="4D805283">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t>estas</w:t>
      </w:r>
      <w:r w:rsidR="00740CEB" w:rsidRPr="4D805283">
        <w:rPr>
          <w:rFonts w:ascii="Times New Roman" w:hAnsi="Times New Roman" w:cs="Times New Roman"/>
          <w:sz w:val="24"/>
          <w:szCs w:val="24"/>
          <w:lang w:val="es-ES"/>
        </w:rPr>
        <w:t xml:space="preserve"> comunidades</w:t>
      </w:r>
      <w:r w:rsidRPr="4D805283">
        <w:rPr>
          <w:rFonts w:ascii="Times New Roman" w:hAnsi="Times New Roman" w:cs="Times New Roman"/>
          <w:sz w:val="24"/>
          <w:szCs w:val="24"/>
          <w:lang w:val="es-ES"/>
        </w:rPr>
        <w:t xml:space="preserve">. </w:t>
      </w:r>
      <w:r w:rsidR="00740CEB" w:rsidRPr="4D805283">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t xml:space="preserve">Por lo tanto, el estudio de la aculturación y su efecto sobre el rendimiento neuropsicológico en poblaciones indígenas es un área poco abordada. </w:t>
      </w:r>
    </w:p>
    <w:p w14:paraId="22DDB90A" w14:textId="76A74F86" w:rsidR="00F33B33" w:rsidRDefault="00210B5E" w:rsidP="0099BC9A">
      <w:pPr>
        <w:spacing w:after="0" w:line="480" w:lineRule="auto"/>
        <w:ind w:firstLine="708"/>
        <w:jc w:val="both"/>
        <w:rPr>
          <w:rFonts w:ascii="Times New Roman" w:eastAsia="MyriadPro-Regular" w:hAnsi="Times New Roman" w:cs="Times New Roman"/>
          <w:sz w:val="24"/>
          <w:szCs w:val="24"/>
          <w:lang w:val="es-ES"/>
        </w:rPr>
      </w:pPr>
      <w:r>
        <w:rPr>
          <w:rFonts w:ascii="Times New Roman" w:hAnsi="Times New Roman" w:cs="Times New Roman"/>
          <w:sz w:val="24"/>
          <w:szCs w:val="24"/>
          <w:lang w:val="es-ES"/>
        </w:rPr>
        <w:t>L</w:t>
      </w:r>
      <w:r w:rsidR="00740CEB" w:rsidRPr="4D805283">
        <w:rPr>
          <w:rFonts w:ascii="Times New Roman" w:eastAsia="MyriadPro-Regular" w:hAnsi="Times New Roman" w:cs="Times New Roman"/>
          <w:sz w:val="24"/>
          <w:szCs w:val="24"/>
          <w:lang w:val="es-ES"/>
        </w:rPr>
        <w:t>a comunidad Embera Chami</w:t>
      </w:r>
      <w:r>
        <w:rPr>
          <w:rFonts w:ascii="Times New Roman" w:eastAsia="MyriadPro-Regular" w:hAnsi="Times New Roman" w:cs="Times New Roman"/>
          <w:sz w:val="24"/>
          <w:szCs w:val="24"/>
          <w:lang w:val="es-ES"/>
        </w:rPr>
        <w:t xml:space="preserve">; es </w:t>
      </w:r>
      <w:r w:rsidR="007F2153" w:rsidRPr="4D805283">
        <w:rPr>
          <w:rFonts w:ascii="Times New Roman" w:eastAsia="MyriadPro-Regular" w:hAnsi="Times New Roman" w:cs="Times New Roman"/>
          <w:sz w:val="24"/>
          <w:szCs w:val="24"/>
          <w:lang w:val="es-ES"/>
        </w:rPr>
        <w:t>una de las</w:t>
      </w:r>
      <w:r>
        <w:rPr>
          <w:rFonts w:ascii="Times New Roman" w:eastAsia="MyriadPro-Regular" w:hAnsi="Times New Roman" w:cs="Times New Roman"/>
          <w:sz w:val="24"/>
          <w:szCs w:val="24"/>
          <w:lang w:val="es-ES"/>
        </w:rPr>
        <w:t xml:space="preserve"> etnias</w:t>
      </w:r>
      <w:r w:rsidR="007F2153" w:rsidRPr="4D805283">
        <w:rPr>
          <w:rFonts w:ascii="Times New Roman" w:eastAsia="MyriadPro-Regular" w:hAnsi="Times New Roman" w:cs="Times New Roman"/>
          <w:sz w:val="24"/>
          <w:szCs w:val="24"/>
          <w:lang w:val="es-ES"/>
        </w:rPr>
        <w:t xml:space="preserve"> más representativas de Colombia</w:t>
      </w:r>
      <w:r>
        <w:rPr>
          <w:rFonts w:ascii="Times New Roman" w:eastAsia="MyriadPro-Regular" w:hAnsi="Times New Roman" w:cs="Times New Roman"/>
          <w:sz w:val="24"/>
          <w:szCs w:val="24"/>
          <w:lang w:val="es-ES"/>
        </w:rPr>
        <w:t xml:space="preserve"> y por ello,</w:t>
      </w:r>
      <w:r w:rsidR="007F2153" w:rsidRPr="4D805283">
        <w:rPr>
          <w:rFonts w:ascii="Times New Roman" w:eastAsia="MyriadPro-Regular" w:hAnsi="Times New Roman" w:cs="Times New Roman"/>
          <w:sz w:val="24"/>
          <w:szCs w:val="24"/>
          <w:lang w:val="es-ES"/>
        </w:rPr>
        <w:t xml:space="preserve"> el estudio de </w:t>
      </w:r>
      <w:r w:rsidR="00740CEB" w:rsidRPr="4D805283">
        <w:rPr>
          <w:rFonts w:ascii="Times New Roman" w:eastAsia="MyriadPro-Regular" w:hAnsi="Times New Roman" w:cs="Times New Roman"/>
          <w:sz w:val="24"/>
          <w:szCs w:val="24"/>
          <w:lang w:val="es-ES"/>
        </w:rPr>
        <w:t xml:space="preserve">la relación </w:t>
      </w:r>
      <w:r w:rsidR="007F2153" w:rsidRPr="4D805283">
        <w:rPr>
          <w:rFonts w:ascii="Times New Roman" w:eastAsia="MyriadPro-Regular" w:hAnsi="Times New Roman" w:cs="Times New Roman"/>
          <w:sz w:val="24"/>
          <w:szCs w:val="24"/>
          <w:lang w:val="es-ES"/>
        </w:rPr>
        <w:t>entre</w:t>
      </w:r>
      <w:r w:rsidR="00740CEB" w:rsidRPr="4D805283">
        <w:rPr>
          <w:rFonts w:ascii="Times New Roman" w:eastAsia="MyriadPro-Regular" w:hAnsi="Times New Roman" w:cs="Times New Roman"/>
          <w:sz w:val="24"/>
          <w:szCs w:val="24"/>
          <w:lang w:val="es-ES"/>
        </w:rPr>
        <w:t xml:space="preserve"> los niveles de aculturación</w:t>
      </w:r>
      <w:r w:rsidR="007F2153" w:rsidRPr="4D805283">
        <w:rPr>
          <w:rFonts w:ascii="Times New Roman" w:eastAsia="MyriadPro-Regular" w:hAnsi="Times New Roman" w:cs="Times New Roman"/>
          <w:sz w:val="24"/>
          <w:szCs w:val="24"/>
          <w:lang w:val="es-ES"/>
        </w:rPr>
        <w:t xml:space="preserve"> y</w:t>
      </w:r>
      <w:r w:rsidR="00740CEB" w:rsidRPr="4D805283">
        <w:rPr>
          <w:rFonts w:ascii="Times New Roman" w:eastAsia="MyriadPro-Regular" w:hAnsi="Times New Roman" w:cs="Times New Roman"/>
          <w:sz w:val="24"/>
          <w:szCs w:val="24"/>
          <w:lang w:val="es-ES"/>
        </w:rPr>
        <w:t xml:space="preserve"> el rendimiento neuropsicológico en la población indígena colombiana</w:t>
      </w:r>
      <w:r w:rsidR="007F2153" w:rsidRPr="4D805283">
        <w:rPr>
          <w:rFonts w:ascii="Times New Roman" w:eastAsia="MyriadPro-Regular" w:hAnsi="Times New Roman" w:cs="Times New Roman"/>
          <w:sz w:val="24"/>
          <w:szCs w:val="24"/>
          <w:lang w:val="es-ES"/>
        </w:rPr>
        <w:t xml:space="preserve"> </w:t>
      </w:r>
      <w:r w:rsidR="007F2153" w:rsidRPr="4D805283">
        <w:rPr>
          <w:rFonts w:ascii="Times New Roman" w:hAnsi="Times New Roman" w:cs="Times New Roman"/>
          <w:sz w:val="24"/>
          <w:szCs w:val="24"/>
          <w:lang w:val="es-ES"/>
        </w:rPr>
        <w:t xml:space="preserve">representa una oportunidad de llenar este </w:t>
      </w:r>
      <w:r w:rsidR="00A872CF" w:rsidRPr="4D805283">
        <w:rPr>
          <w:rFonts w:ascii="Times New Roman" w:hAnsi="Times New Roman" w:cs="Times New Roman"/>
          <w:sz w:val="24"/>
          <w:szCs w:val="24"/>
          <w:lang w:val="es-ES"/>
        </w:rPr>
        <w:t>vacío</w:t>
      </w:r>
      <w:r w:rsidR="007F2153" w:rsidRPr="4D805283">
        <w:rPr>
          <w:rFonts w:ascii="Times New Roman" w:hAnsi="Times New Roman" w:cs="Times New Roman"/>
          <w:sz w:val="24"/>
          <w:szCs w:val="24"/>
          <w:lang w:val="es-ES"/>
        </w:rPr>
        <w:t xml:space="preserve"> en el conocimiento</w:t>
      </w:r>
      <w:r w:rsidR="00A460C1" w:rsidRPr="4D805283">
        <w:rPr>
          <w:rFonts w:ascii="Times New Roman" w:eastAsia="MyriadPro-Regular" w:hAnsi="Times New Roman" w:cs="Times New Roman"/>
          <w:sz w:val="24"/>
          <w:szCs w:val="24"/>
          <w:lang w:val="es-ES"/>
        </w:rPr>
        <w:t>. Por tal motivo,</w:t>
      </w:r>
      <w:r w:rsidR="00F33B33" w:rsidRPr="4D805283">
        <w:rPr>
          <w:rFonts w:ascii="Times New Roman" w:eastAsia="MyriadPro-Regular" w:hAnsi="Times New Roman" w:cs="Times New Roman"/>
          <w:sz w:val="24"/>
          <w:szCs w:val="24"/>
          <w:lang w:val="es-ES"/>
        </w:rPr>
        <w:t xml:space="preserve"> el</w:t>
      </w:r>
      <w:r w:rsidR="00A460C1" w:rsidRPr="4D805283">
        <w:rPr>
          <w:rFonts w:ascii="Times New Roman" w:eastAsia="MyriadPro-Regular" w:hAnsi="Times New Roman" w:cs="Times New Roman"/>
          <w:sz w:val="24"/>
          <w:szCs w:val="24"/>
          <w:lang w:val="es-ES"/>
        </w:rPr>
        <w:t xml:space="preserve"> objetivo de este </w:t>
      </w:r>
      <w:r w:rsidR="00F33B33" w:rsidRPr="4D805283">
        <w:rPr>
          <w:rFonts w:ascii="Times New Roman" w:eastAsia="MyriadPro-Regular" w:hAnsi="Times New Roman" w:cs="Times New Roman"/>
          <w:sz w:val="24"/>
          <w:szCs w:val="24"/>
          <w:lang w:val="es-ES"/>
        </w:rPr>
        <w:t xml:space="preserve">estudio </w:t>
      </w:r>
      <w:r w:rsidR="00A460C1" w:rsidRPr="4D805283">
        <w:rPr>
          <w:rFonts w:ascii="Times New Roman" w:eastAsia="MyriadPro-Regular" w:hAnsi="Times New Roman" w:cs="Times New Roman"/>
          <w:sz w:val="24"/>
          <w:szCs w:val="24"/>
          <w:lang w:val="es-ES"/>
        </w:rPr>
        <w:t xml:space="preserve">es </w:t>
      </w:r>
      <w:r w:rsidR="00F33B33" w:rsidRPr="4D805283">
        <w:rPr>
          <w:rFonts w:ascii="Times New Roman" w:eastAsia="MyriadPro-Regular" w:hAnsi="Times New Roman" w:cs="Times New Roman"/>
          <w:sz w:val="24"/>
          <w:szCs w:val="24"/>
          <w:lang w:val="es-ES"/>
        </w:rPr>
        <w:t>identificar c</w:t>
      </w:r>
      <w:r w:rsidR="00740CEB" w:rsidRPr="4D805283">
        <w:rPr>
          <w:rFonts w:ascii="Times New Roman" w:eastAsia="MyriadPro-Regular" w:hAnsi="Times New Roman" w:cs="Times New Roman"/>
          <w:sz w:val="24"/>
          <w:szCs w:val="24"/>
          <w:lang w:val="es-ES"/>
        </w:rPr>
        <w:t>uál es la</w:t>
      </w:r>
      <w:r w:rsidR="00A22369" w:rsidRPr="4D805283">
        <w:rPr>
          <w:rFonts w:ascii="Times New Roman" w:eastAsia="MyriadPro-Regular" w:hAnsi="Times New Roman" w:cs="Times New Roman"/>
          <w:sz w:val="24"/>
          <w:szCs w:val="24"/>
          <w:lang w:val="es-ES"/>
        </w:rPr>
        <w:t xml:space="preserve"> </w:t>
      </w:r>
      <w:r w:rsidR="00740CEB" w:rsidRPr="4D805283">
        <w:rPr>
          <w:rFonts w:ascii="Times New Roman" w:eastAsia="MyriadPro-Regular" w:hAnsi="Times New Roman" w:cs="Times New Roman"/>
          <w:sz w:val="24"/>
          <w:szCs w:val="24"/>
          <w:lang w:val="es-ES"/>
        </w:rPr>
        <w:t xml:space="preserve">asociación entre los niveles de aculturación y rendimiento neuropsicológico </w:t>
      </w:r>
      <w:r w:rsidR="00F33B33" w:rsidRPr="4D805283">
        <w:rPr>
          <w:rFonts w:ascii="Times New Roman" w:hAnsi="Times New Roman" w:cs="Times New Roman"/>
          <w:sz w:val="24"/>
          <w:szCs w:val="24"/>
          <w:lang w:val="es-ES"/>
        </w:rPr>
        <w:t xml:space="preserve">en </w:t>
      </w:r>
      <w:r w:rsidR="007F2153" w:rsidRPr="4D805283">
        <w:rPr>
          <w:rFonts w:ascii="Times New Roman" w:hAnsi="Times New Roman" w:cs="Times New Roman"/>
          <w:sz w:val="24"/>
          <w:szCs w:val="24"/>
          <w:lang w:val="es-ES"/>
        </w:rPr>
        <w:t>los</w:t>
      </w:r>
      <w:r w:rsidR="00A460C1" w:rsidRPr="4D805283">
        <w:rPr>
          <w:rFonts w:ascii="Times New Roman" w:hAnsi="Times New Roman" w:cs="Times New Roman"/>
          <w:sz w:val="24"/>
          <w:szCs w:val="24"/>
          <w:lang w:val="es-ES"/>
        </w:rPr>
        <w:t xml:space="preserve"> proceso</w:t>
      </w:r>
      <w:r w:rsidR="007F2153" w:rsidRPr="4D805283">
        <w:rPr>
          <w:rFonts w:ascii="Times New Roman" w:hAnsi="Times New Roman" w:cs="Times New Roman"/>
          <w:sz w:val="24"/>
          <w:szCs w:val="24"/>
          <w:lang w:val="es-ES"/>
        </w:rPr>
        <w:t>s</w:t>
      </w:r>
      <w:r w:rsidR="00A460C1" w:rsidRPr="4D805283">
        <w:rPr>
          <w:rFonts w:ascii="Times New Roman" w:hAnsi="Times New Roman" w:cs="Times New Roman"/>
          <w:sz w:val="24"/>
          <w:szCs w:val="24"/>
          <w:lang w:val="es-ES"/>
        </w:rPr>
        <w:t xml:space="preserve"> cognitivo</w:t>
      </w:r>
      <w:r w:rsidR="007F2153" w:rsidRPr="4D805283">
        <w:rPr>
          <w:rFonts w:ascii="Times New Roman" w:hAnsi="Times New Roman" w:cs="Times New Roman"/>
          <w:sz w:val="24"/>
          <w:szCs w:val="24"/>
          <w:lang w:val="es-ES"/>
        </w:rPr>
        <w:t>s</w:t>
      </w:r>
      <w:r w:rsidR="00A460C1" w:rsidRPr="4D805283">
        <w:rPr>
          <w:rFonts w:ascii="Times New Roman" w:hAnsi="Times New Roman" w:cs="Times New Roman"/>
          <w:sz w:val="24"/>
          <w:szCs w:val="24"/>
          <w:lang w:val="es-ES"/>
        </w:rPr>
        <w:t xml:space="preserve"> de </w:t>
      </w:r>
      <w:r w:rsidR="00F33B33" w:rsidRPr="4D805283">
        <w:rPr>
          <w:rFonts w:ascii="Times New Roman" w:hAnsi="Times New Roman" w:cs="Times New Roman"/>
          <w:sz w:val="24"/>
          <w:szCs w:val="24"/>
          <w:lang w:val="es-ES"/>
        </w:rPr>
        <w:t>aprendizaje y memoria</w:t>
      </w:r>
      <w:r w:rsidR="00A460C1" w:rsidRPr="4D805283">
        <w:rPr>
          <w:rFonts w:ascii="Times New Roman" w:hAnsi="Times New Roman" w:cs="Times New Roman"/>
          <w:sz w:val="24"/>
          <w:szCs w:val="24"/>
          <w:lang w:val="es-ES"/>
        </w:rPr>
        <w:t xml:space="preserve"> </w:t>
      </w:r>
      <w:r w:rsidR="00740CEB" w:rsidRPr="4D805283">
        <w:rPr>
          <w:rFonts w:ascii="Times New Roman" w:eastAsia="MyriadPro-Regular" w:hAnsi="Times New Roman" w:cs="Times New Roman"/>
          <w:sz w:val="24"/>
          <w:szCs w:val="24"/>
          <w:lang w:val="es-ES"/>
        </w:rPr>
        <w:t>en una población indígena de adultos</w:t>
      </w:r>
      <w:r w:rsidR="00F33B33" w:rsidRPr="4D805283">
        <w:rPr>
          <w:rFonts w:ascii="Times New Roman" w:eastAsia="MyriadPro-Regular" w:hAnsi="Times New Roman" w:cs="Times New Roman"/>
          <w:sz w:val="24"/>
          <w:szCs w:val="24"/>
          <w:lang w:val="es-ES"/>
        </w:rPr>
        <w:t xml:space="preserve"> sanos</w:t>
      </w:r>
      <w:r w:rsidR="00740CEB" w:rsidRPr="4D805283">
        <w:rPr>
          <w:rFonts w:ascii="Times New Roman" w:eastAsia="MyriadPro-Regular" w:hAnsi="Times New Roman" w:cs="Times New Roman"/>
          <w:sz w:val="24"/>
          <w:szCs w:val="24"/>
          <w:lang w:val="es-ES"/>
        </w:rPr>
        <w:t xml:space="preserve"> entre 18 y 80 años de la etnia Embera Chami en el sur de Colombia en el año 2020</w:t>
      </w:r>
      <w:r w:rsidR="00F33B33" w:rsidRPr="4D805283">
        <w:rPr>
          <w:rFonts w:ascii="Times New Roman" w:eastAsia="MyriadPro-Regular" w:hAnsi="Times New Roman" w:cs="Times New Roman"/>
          <w:sz w:val="24"/>
          <w:szCs w:val="24"/>
          <w:lang w:val="es-ES"/>
        </w:rPr>
        <w:t>.</w:t>
      </w:r>
    </w:p>
    <w:p w14:paraId="1B72795A" w14:textId="77777777" w:rsidR="007F2153" w:rsidRPr="004151EC" w:rsidRDefault="007F2153" w:rsidP="4D805283">
      <w:pPr>
        <w:spacing w:after="0" w:line="480" w:lineRule="auto"/>
        <w:jc w:val="both"/>
        <w:rPr>
          <w:rFonts w:ascii="Times New Roman" w:eastAsia="MyriadPro-Regular" w:hAnsi="Times New Roman" w:cs="Times New Roman"/>
          <w:sz w:val="24"/>
          <w:szCs w:val="24"/>
          <w:lang w:val="es-ES"/>
        </w:rPr>
      </w:pPr>
    </w:p>
    <w:p w14:paraId="5296058E" w14:textId="69D0C928" w:rsidR="00BE0DC6" w:rsidRPr="00A872CF" w:rsidRDefault="00BE0DC6" w:rsidP="00A872CF">
      <w:pPr>
        <w:spacing w:after="0" w:line="480" w:lineRule="auto"/>
        <w:jc w:val="both"/>
        <w:rPr>
          <w:rFonts w:ascii="Times New Roman" w:hAnsi="Times New Roman" w:cs="Times New Roman"/>
          <w:b/>
          <w:sz w:val="24"/>
          <w:szCs w:val="24"/>
          <w:lang w:val="es-ES"/>
        </w:rPr>
      </w:pPr>
      <w:r w:rsidRPr="004151EC">
        <w:rPr>
          <w:rFonts w:ascii="Times New Roman" w:eastAsia="MyriadPro-Regular" w:hAnsi="Times New Roman" w:cs="Times New Roman"/>
          <w:b/>
          <w:sz w:val="24"/>
          <w:szCs w:val="24"/>
          <w:lang w:val="es-ES"/>
        </w:rPr>
        <w:t>Métodos</w:t>
      </w:r>
      <w:r w:rsidR="00E425DA" w:rsidRPr="004151EC">
        <w:rPr>
          <w:rFonts w:ascii="Times New Roman" w:eastAsia="MyriadPro-Regular" w:hAnsi="Times New Roman" w:cs="Times New Roman"/>
          <w:b/>
          <w:sz w:val="24"/>
          <w:szCs w:val="24"/>
          <w:lang w:val="es-ES"/>
        </w:rPr>
        <w:t xml:space="preserve"> y materiales</w:t>
      </w:r>
    </w:p>
    <w:p w14:paraId="1E3F1EFE" w14:textId="47C4DA84" w:rsidR="00202379" w:rsidRPr="00A872CF" w:rsidRDefault="00BE0DC6" w:rsidP="00A872CF">
      <w:pPr>
        <w:spacing w:after="0" w:line="480" w:lineRule="auto"/>
        <w:jc w:val="both"/>
        <w:rPr>
          <w:rFonts w:ascii="Times New Roman" w:hAnsi="Times New Roman" w:cs="Times New Roman"/>
          <w:b/>
          <w:bCs/>
          <w:sz w:val="24"/>
          <w:szCs w:val="24"/>
          <w:lang w:val="es-ES"/>
        </w:rPr>
      </w:pPr>
      <w:r w:rsidRPr="00A872CF">
        <w:rPr>
          <w:rFonts w:ascii="Times New Roman" w:hAnsi="Times New Roman" w:cs="Times New Roman"/>
          <w:b/>
          <w:bCs/>
          <w:sz w:val="24"/>
          <w:szCs w:val="24"/>
          <w:lang w:val="es-ES"/>
        </w:rPr>
        <w:t>Diseño del estudio</w:t>
      </w:r>
    </w:p>
    <w:p w14:paraId="44C4E0B5" w14:textId="14971CC2" w:rsidR="00A77A23" w:rsidRPr="00A872CF" w:rsidRDefault="009D5CA1" w:rsidP="00A872CF">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 xml:space="preserve">Estudio </w:t>
      </w:r>
      <w:r w:rsidR="00A40A78" w:rsidRPr="4D805283">
        <w:rPr>
          <w:rFonts w:ascii="Times New Roman" w:hAnsi="Times New Roman" w:cs="Times New Roman"/>
          <w:sz w:val="24"/>
          <w:szCs w:val="24"/>
          <w:lang w:val="es-ES"/>
        </w:rPr>
        <w:t>observacional de corte transversal</w:t>
      </w:r>
      <w:r w:rsidR="00C144AE" w:rsidRPr="4D805283">
        <w:rPr>
          <w:rFonts w:ascii="Times New Roman" w:hAnsi="Times New Roman" w:cs="Times New Roman"/>
          <w:sz w:val="24"/>
          <w:szCs w:val="24"/>
          <w:lang w:val="es-ES"/>
        </w:rPr>
        <w:t xml:space="preserve"> </w:t>
      </w:r>
      <w:r w:rsidR="660C7F8D" w:rsidRPr="4D805283">
        <w:rPr>
          <w:rFonts w:ascii="Times New Roman" w:hAnsi="Times New Roman" w:cs="Times New Roman"/>
          <w:sz w:val="24"/>
          <w:szCs w:val="24"/>
          <w:lang w:val="es-ES"/>
        </w:rPr>
        <w:t xml:space="preserve">realizado en </w:t>
      </w:r>
      <w:r w:rsidR="37CB2DE1" w:rsidRPr="4D805283">
        <w:rPr>
          <w:rFonts w:ascii="Times New Roman" w:hAnsi="Times New Roman" w:cs="Times New Roman"/>
          <w:sz w:val="24"/>
          <w:szCs w:val="24"/>
          <w:lang w:val="es-ES"/>
        </w:rPr>
        <w:t>j</w:t>
      </w:r>
      <w:r w:rsidR="660C7F8D" w:rsidRPr="4D805283">
        <w:rPr>
          <w:rFonts w:ascii="Times New Roman" w:hAnsi="Times New Roman" w:cs="Times New Roman"/>
          <w:sz w:val="24"/>
          <w:szCs w:val="24"/>
          <w:lang w:val="es-ES"/>
        </w:rPr>
        <w:t xml:space="preserve">unio de 2020 </w:t>
      </w:r>
      <w:r w:rsidR="00C144AE" w:rsidRPr="4D805283">
        <w:rPr>
          <w:rFonts w:ascii="Times New Roman" w:hAnsi="Times New Roman" w:cs="Times New Roman"/>
          <w:sz w:val="24"/>
          <w:szCs w:val="24"/>
          <w:lang w:val="es-ES"/>
        </w:rPr>
        <w:t xml:space="preserve">en el </w:t>
      </w:r>
      <w:r w:rsidR="00A40A78" w:rsidRPr="4D805283">
        <w:rPr>
          <w:rFonts w:ascii="Times New Roman" w:hAnsi="Times New Roman" w:cs="Times New Roman"/>
          <w:sz w:val="24"/>
          <w:szCs w:val="24"/>
          <w:lang w:val="es-ES"/>
        </w:rPr>
        <w:t>resguardo indígena Honduras de la etnia Embera Chami, ubicado en el corregimiento de San Martin, en Florencia Caquetá</w:t>
      </w:r>
      <w:r w:rsidR="05227C8A" w:rsidRPr="4D805283">
        <w:rPr>
          <w:rFonts w:ascii="Times New Roman" w:hAnsi="Times New Roman" w:cs="Times New Roman"/>
          <w:sz w:val="24"/>
          <w:szCs w:val="24"/>
          <w:lang w:val="es-ES"/>
        </w:rPr>
        <w:t>, Colombia</w:t>
      </w:r>
    </w:p>
    <w:p w14:paraId="5D89DF09" w14:textId="716B8471" w:rsidR="00202379" w:rsidRDefault="00A77A23" w:rsidP="00A872CF">
      <w:pPr>
        <w:spacing w:after="0" w:line="480" w:lineRule="auto"/>
        <w:jc w:val="both"/>
        <w:rPr>
          <w:rFonts w:ascii="Times New Roman" w:hAnsi="Times New Roman" w:cs="Times New Roman"/>
          <w:b/>
          <w:bCs/>
          <w:sz w:val="24"/>
          <w:szCs w:val="24"/>
          <w:lang w:val="es-ES"/>
        </w:rPr>
      </w:pPr>
      <w:r w:rsidRPr="00A872CF">
        <w:rPr>
          <w:rFonts w:ascii="Times New Roman" w:hAnsi="Times New Roman" w:cs="Times New Roman"/>
          <w:b/>
          <w:bCs/>
          <w:sz w:val="24"/>
          <w:szCs w:val="24"/>
          <w:lang w:val="es-ES"/>
        </w:rPr>
        <w:t>P</w:t>
      </w:r>
      <w:r w:rsidR="00202379" w:rsidRPr="00A872CF">
        <w:rPr>
          <w:rFonts w:ascii="Times New Roman" w:hAnsi="Times New Roman" w:cs="Times New Roman"/>
          <w:b/>
          <w:bCs/>
          <w:sz w:val="24"/>
          <w:szCs w:val="24"/>
          <w:lang w:val="es-ES"/>
        </w:rPr>
        <w:t>articipantes</w:t>
      </w:r>
    </w:p>
    <w:p w14:paraId="5B1DE8BC" w14:textId="760A668B" w:rsidR="009D5CA1" w:rsidRDefault="00811258" w:rsidP="00472ADB">
      <w:pPr>
        <w:spacing w:after="0" w:line="480" w:lineRule="auto"/>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88 a</w:t>
      </w:r>
      <w:r w:rsidR="009D5CA1" w:rsidRPr="0A6CEBF7">
        <w:rPr>
          <w:rFonts w:ascii="Times New Roman" w:hAnsi="Times New Roman" w:cs="Times New Roman"/>
          <w:sz w:val="24"/>
          <w:szCs w:val="24"/>
          <w:lang w:val="es-ES"/>
        </w:rPr>
        <w:t>dultos</w:t>
      </w:r>
      <w:r w:rsidR="051FB2D6" w:rsidRPr="0A6CEBF7">
        <w:rPr>
          <w:rFonts w:ascii="Times New Roman" w:hAnsi="Times New Roman" w:cs="Times New Roman"/>
          <w:sz w:val="24"/>
          <w:szCs w:val="24"/>
          <w:lang w:val="es-ES"/>
        </w:rPr>
        <w:t xml:space="preserve"> mayores de edad</w:t>
      </w:r>
      <w:r w:rsidR="009D5CA1" w:rsidRPr="0A6CEBF7">
        <w:rPr>
          <w:rFonts w:ascii="Times New Roman" w:hAnsi="Times New Roman" w:cs="Times New Roman"/>
          <w:sz w:val="24"/>
          <w:szCs w:val="24"/>
          <w:lang w:val="es-ES"/>
        </w:rPr>
        <w:t xml:space="preserve"> clínicamente sanos pertenecientes a la comunidad indígena Embera residentes en el resguardo Chami Puru del municipio de Florencia (Colombia)</w:t>
      </w:r>
      <w:r>
        <w:rPr>
          <w:rFonts w:ascii="Times New Roman" w:hAnsi="Times New Roman" w:cs="Times New Roman"/>
          <w:sz w:val="24"/>
          <w:szCs w:val="24"/>
          <w:lang w:val="es-ES"/>
        </w:rPr>
        <w:t>, mediante muestreo tipo censo.</w:t>
      </w:r>
    </w:p>
    <w:p w14:paraId="31A942C7" w14:textId="68F9AF3A" w:rsidR="00ED2EB0" w:rsidRPr="00476058" w:rsidRDefault="001E3312" w:rsidP="00A872CF">
      <w:pPr>
        <w:spacing w:after="0" w:line="480" w:lineRule="auto"/>
        <w:jc w:val="both"/>
        <w:rPr>
          <w:rFonts w:ascii="Times New Roman" w:hAnsi="Times New Roman" w:cs="Times New Roman"/>
          <w:sz w:val="24"/>
          <w:szCs w:val="24"/>
          <w:lang w:val="es-ES"/>
        </w:rPr>
      </w:pPr>
      <w:r>
        <w:rPr>
          <w:rFonts w:ascii="Times New Roman" w:hAnsi="Times New Roman" w:cs="Times New Roman"/>
          <w:b/>
          <w:bCs/>
          <w:sz w:val="24"/>
          <w:szCs w:val="24"/>
          <w:lang w:val="es-ES"/>
        </w:rPr>
        <w:tab/>
        <w:t xml:space="preserve">Criterios de inclusión y de exclusión </w:t>
      </w:r>
    </w:p>
    <w:p w14:paraId="3D26CF0C" w14:textId="5E8DC811" w:rsidR="00A76A08" w:rsidRPr="00476058" w:rsidRDefault="00A76A08" w:rsidP="00A872CF">
      <w:pPr>
        <w:spacing w:after="0" w:line="480" w:lineRule="auto"/>
        <w:ind w:firstLine="708"/>
        <w:jc w:val="both"/>
        <w:rPr>
          <w:rFonts w:ascii="Times New Roman" w:hAnsi="Times New Roman" w:cs="Times New Roman"/>
          <w:sz w:val="24"/>
          <w:szCs w:val="24"/>
          <w:lang w:val="es-ES"/>
        </w:rPr>
      </w:pPr>
      <w:r w:rsidRPr="00476058">
        <w:rPr>
          <w:rFonts w:ascii="Times New Roman" w:hAnsi="Times New Roman" w:cs="Times New Roman"/>
          <w:sz w:val="24"/>
          <w:szCs w:val="24"/>
          <w:lang w:val="es-ES"/>
        </w:rPr>
        <w:t xml:space="preserve">Los participantes fueron seleccionados según los siguientes criterios de inclusión: (a) tener una edad entre los 18 y </w:t>
      </w:r>
      <w:r w:rsidR="006F10EC" w:rsidRPr="00476058">
        <w:rPr>
          <w:rFonts w:ascii="Times New Roman" w:hAnsi="Times New Roman" w:cs="Times New Roman"/>
          <w:sz w:val="24"/>
          <w:szCs w:val="24"/>
          <w:lang w:val="es-ES"/>
        </w:rPr>
        <w:t>8</w:t>
      </w:r>
      <w:r w:rsidRPr="00476058">
        <w:rPr>
          <w:rFonts w:ascii="Times New Roman" w:hAnsi="Times New Roman" w:cs="Times New Roman"/>
          <w:sz w:val="24"/>
          <w:szCs w:val="24"/>
          <w:lang w:val="es-ES"/>
        </w:rPr>
        <w:t xml:space="preserve">0 años; (b) tener </w:t>
      </w:r>
      <w:r w:rsidR="00BE0DC6" w:rsidRPr="00476058">
        <w:rPr>
          <w:rFonts w:ascii="Times New Roman" w:hAnsi="Times New Roman" w:cs="Times New Roman"/>
          <w:sz w:val="24"/>
          <w:szCs w:val="24"/>
          <w:lang w:val="es-ES"/>
        </w:rPr>
        <w:t>competencia lingüística en español</w:t>
      </w:r>
      <w:r w:rsidRPr="00476058">
        <w:rPr>
          <w:rFonts w:ascii="Times New Roman" w:hAnsi="Times New Roman" w:cs="Times New Roman"/>
          <w:sz w:val="24"/>
          <w:szCs w:val="24"/>
          <w:lang w:val="es-ES"/>
        </w:rPr>
        <w:t>; (c) tener nacionalidad y residencia en Colombia; (d) saber leer y escribir</w:t>
      </w:r>
      <w:r w:rsidR="00B33FD6" w:rsidRPr="00476058">
        <w:rPr>
          <w:rFonts w:ascii="Times New Roman" w:hAnsi="Times New Roman" w:cs="Times New Roman"/>
          <w:sz w:val="24"/>
          <w:szCs w:val="24"/>
          <w:lang w:val="es-ES"/>
        </w:rPr>
        <w:t xml:space="preserve"> en español</w:t>
      </w:r>
      <w:r w:rsidRPr="00476058">
        <w:rPr>
          <w:rFonts w:ascii="Times New Roman" w:hAnsi="Times New Roman" w:cs="Times New Roman"/>
          <w:sz w:val="24"/>
          <w:szCs w:val="24"/>
          <w:lang w:val="es-ES"/>
        </w:rPr>
        <w:t xml:space="preserve">; (e) </w:t>
      </w:r>
      <w:r w:rsidR="000D2BED" w:rsidRPr="00476058">
        <w:rPr>
          <w:rFonts w:ascii="Times New Roman" w:hAnsi="Times New Roman" w:cs="Times New Roman"/>
          <w:sz w:val="24"/>
          <w:szCs w:val="24"/>
          <w:lang w:val="es-ES"/>
        </w:rPr>
        <w:t xml:space="preserve">no tener signos y síntomas de demencia según el </w:t>
      </w:r>
      <w:r w:rsidRPr="00476058">
        <w:rPr>
          <w:rFonts w:ascii="Times New Roman" w:hAnsi="Times New Roman" w:cs="Times New Roman"/>
          <w:sz w:val="24"/>
          <w:szCs w:val="24"/>
          <w:lang w:val="es-ES"/>
        </w:rPr>
        <w:t xml:space="preserve">Mini Mental </w:t>
      </w:r>
      <w:proofErr w:type="spellStart"/>
      <w:r w:rsidRPr="00476058">
        <w:rPr>
          <w:rFonts w:ascii="Times New Roman" w:hAnsi="Times New Roman" w:cs="Times New Roman"/>
          <w:sz w:val="24"/>
          <w:szCs w:val="24"/>
          <w:lang w:val="es-ES"/>
        </w:rPr>
        <w:t>State</w:t>
      </w:r>
      <w:proofErr w:type="spellEnd"/>
      <w:r w:rsidRPr="00476058">
        <w:rPr>
          <w:rFonts w:ascii="Times New Roman" w:hAnsi="Times New Roman" w:cs="Times New Roman"/>
          <w:sz w:val="24"/>
          <w:szCs w:val="24"/>
          <w:lang w:val="es-ES"/>
        </w:rPr>
        <w:t xml:space="preserve"> </w:t>
      </w:r>
      <w:proofErr w:type="spellStart"/>
      <w:r w:rsidRPr="00476058">
        <w:rPr>
          <w:rFonts w:ascii="Times New Roman" w:hAnsi="Times New Roman" w:cs="Times New Roman"/>
          <w:sz w:val="24"/>
          <w:szCs w:val="24"/>
          <w:lang w:val="es-ES"/>
        </w:rPr>
        <w:t>Examination</w:t>
      </w:r>
      <w:proofErr w:type="spellEnd"/>
      <w:r w:rsidRPr="00476058">
        <w:rPr>
          <w:rFonts w:ascii="Times New Roman" w:hAnsi="Times New Roman" w:cs="Times New Roman"/>
          <w:sz w:val="24"/>
          <w:szCs w:val="24"/>
          <w:lang w:val="es-ES"/>
        </w:rPr>
        <w:t xml:space="preserve"> (MMSE</w:t>
      </w:r>
      <w:r w:rsidR="00BE0DC6" w:rsidRPr="00476058">
        <w:rPr>
          <w:rFonts w:ascii="Times New Roman" w:hAnsi="Times New Roman" w:cs="Times New Roman"/>
          <w:sz w:val="24"/>
          <w:szCs w:val="24"/>
          <w:lang w:val="es-ES"/>
        </w:rPr>
        <w:t xml:space="preserve">; </w:t>
      </w:r>
      <w:r w:rsidR="005C38EB" w:rsidRPr="00476058">
        <w:rPr>
          <w:rFonts w:ascii="Times New Roman" w:hAnsi="Times New Roman" w:cs="Times New Roman"/>
          <w:sz w:val="24"/>
          <w:szCs w:val="24"/>
          <w:lang w:val="es-ES"/>
        </w:rPr>
        <w:t>Folstein et al., 1975; Villaseñor-Cabrera et al., 2010</w:t>
      </w:r>
      <w:r w:rsidRPr="00476058">
        <w:rPr>
          <w:rFonts w:ascii="Times New Roman" w:hAnsi="Times New Roman" w:cs="Times New Roman"/>
          <w:sz w:val="24"/>
          <w:szCs w:val="24"/>
          <w:lang w:val="es-ES"/>
        </w:rPr>
        <w:t>)</w:t>
      </w:r>
      <w:r w:rsidR="005C38EB" w:rsidRPr="00476058">
        <w:rPr>
          <w:rFonts w:ascii="Times New Roman" w:hAnsi="Times New Roman" w:cs="Times New Roman"/>
          <w:sz w:val="24"/>
          <w:szCs w:val="24"/>
          <w:lang w:val="es-ES"/>
        </w:rPr>
        <w:t>;</w:t>
      </w:r>
      <w:r w:rsidRPr="00476058">
        <w:rPr>
          <w:rFonts w:ascii="Times New Roman" w:hAnsi="Times New Roman" w:cs="Times New Roman"/>
          <w:sz w:val="24"/>
          <w:szCs w:val="24"/>
          <w:lang w:val="es-ES"/>
        </w:rPr>
        <w:t xml:space="preserve"> (f) tener una puntuación ≤ </w:t>
      </w:r>
      <w:r w:rsidR="00F176A8" w:rsidRPr="00476058">
        <w:rPr>
          <w:rFonts w:ascii="Times New Roman" w:hAnsi="Times New Roman" w:cs="Times New Roman"/>
          <w:sz w:val="24"/>
          <w:szCs w:val="24"/>
          <w:lang w:val="es-ES"/>
        </w:rPr>
        <w:t>9</w:t>
      </w:r>
      <w:r w:rsidRPr="00476058">
        <w:rPr>
          <w:rFonts w:ascii="Times New Roman" w:hAnsi="Times New Roman" w:cs="Times New Roman"/>
          <w:sz w:val="24"/>
          <w:szCs w:val="24"/>
          <w:lang w:val="es-ES"/>
        </w:rPr>
        <w:t xml:space="preserve"> en el Cuestionario de Salud del Paciente (PHQ-9</w:t>
      </w:r>
      <w:r w:rsidR="00BE0DC6" w:rsidRPr="00476058">
        <w:rPr>
          <w:rFonts w:ascii="Times New Roman" w:hAnsi="Times New Roman" w:cs="Times New Roman"/>
          <w:sz w:val="24"/>
          <w:szCs w:val="24"/>
          <w:lang w:val="es-ES"/>
        </w:rPr>
        <w:t xml:space="preserve">; </w:t>
      </w:r>
      <w:proofErr w:type="spellStart"/>
      <w:r w:rsidR="005C38EB" w:rsidRPr="00476058">
        <w:rPr>
          <w:rFonts w:ascii="Times New Roman" w:hAnsi="Times New Roman" w:cs="Times New Roman"/>
          <w:sz w:val="24"/>
          <w:szCs w:val="24"/>
          <w:lang w:val="es-ES"/>
        </w:rPr>
        <w:t>Kroenke</w:t>
      </w:r>
      <w:proofErr w:type="spellEnd"/>
      <w:r w:rsidR="005C38EB" w:rsidRPr="00476058">
        <w:rPr>
          <w:rFonts w:ascii="Times New Roman" w:hAnsi="Times New Roman" w:cs="Times New Roman"/>
          <w:sz w:val="24"/>
          <w:szCs w:val="24"/>
          <w:lang w:val="es-ES"/>
        </w:rPr>
        <w:t xml:space="preserve"> et al., 2001</w:t>
      </w:r>
      <w:r w:rsidR="00C06C92" w:rsidRPr="00476058">
        <w:rPr>
          <w:rFonts w:ascii="Times New Roman" w:hAnsi="Times New Roman" w:cs="Times New Roman"/>
          <w:sz w:val="24"/>
          <w:szCs w:val="24"/>
          <w:lang w:val="es-ES"/>
        </w:rPr>
        <w:t xml:space="preserve">; </w:t>
      </w:r>
      <w:proofErr w:type="spellStart"/>
      <w:r w:rsidR="00C06C92" w:rsidRPr="00476058">
        <w:rPr>
          <w:rFonts w:ascii="Times New Roman" w:eastAsia="MS Mincho" w:hAnsi="Times New Roman" w:cs="Times New Roman"/>
          <w:sz w:val="24"/>
          <w:szCs w:val="24"/>
          <w:lang w:val="es-ES" w:eastAsia="es-ES"/>
        </w:rPr>
        <w:t>Simon</w:t>
      </w:r>
      <w:proofErr w:type="spellEnd"/>
      <w:r w:rsidR="00C06C92" w:rsidRPr="00476058">
        <w:rPr>
          <w:rFonts w:ascii="Times New Roman" w:eastAsia="MS Mincho" w:hAnsi="Times New Roman" w:cs="Times New Roman"/>
          <w:sz w:val="24"/>
          <w:szCs w:val="24"/>
          <w:lang w:val="es-ES" w:eastAsia="es-ES"/>
        </w:rPr>
        <w:t>, et al., 2013</w:t>
      </w:r>
      <w:r w:rsidRPr="00476058">
        <w:rPr>
          <w:rFonts w:ascii="Times New Roman" w:hAnsi="Times New Roman" w:cs="Times New Roman"/>
          <w:sz w:val="24"/>
          <w:szCs w:val="24"/>
          <w:lang w:val="es-ES"/>
        </w:rPr>
        <w:t>); y (g) obtener una puntuación ≥ 90 en el Índice de Barthel</w:t>
      </w:r>
      <w:r w:rsidR="00BE0DC6" w:rsidRPr="00476058">
        <w:rPr>
          <w:rFonts w:ascii="Times New Roman" w:hAnsi="Times New Roman" w:cs="Times New Roman"/>
          <w:sz w:val="24"/>
          <w:szCs w:val="24"/>
          <w:lang w:val="es-ES"/>
        </w:rPr>
        <w:t xml:space="preserve"> (</w:t>
      </w:r>
      <w:r w:rsidR="005C38EB" w:rsidRPr="00476058">
        <w:rPr>
          <w:rFonts w:ascii="Times New Roman" w:hAnsi="Times New Roman" w:cs="Times New Roman"/>
          <w:sz w:val="24"/>
          <w:szCs w:val="24"/>
          <w:lang w:val="es-ES"/>
        </w:rPr>
        <w:t>Mahoney &amp; Barthel, 1965</w:t>
      </w:r>
      <w:r w:rsidR="00BE0DC6" w:rsidRPr="00476058">
        <w:rPr>
          <w:rFonts w:ascii="Times New Roman" w:hAnsi="Times New Roman" w:cs="Times New Roman"/>
          <w:sz w:val="24"/>
          <w:szCs w:val="24"/>
          <w:lang w:val="es-ES"/>
        </w:rPr>
        <w:t>)</w:t>
      </w:r>
      <w:r w:rsidRPr="00476058">
        <w:rPr>
          <w:rFonts w:ascii="Times New Roman" w:hAnsi="Times New Roman" w:cs="Times New Roman"/>
          <w:sz w:val="24"/>
          <w:szCs w:val="24"/>
          <w:lang w:val="es-ES"/>
        </w:rPr>
        <w:t xml:space="preserve">. </w:t>
      </w:r>
    </w:p>
    <w:p w14:paraId="74B5703F" w14:textId="4DC437C2" w:rsidR="00C144AE" w:rsidRPr="00495FF0" w:rsidRDefault="00A40A78" w:rsidP="00A872CF">
      <w:pPr>
        <w:spacing w:after="0" w:line="480" w:lineRule="auto"/>
        <w:ind w:firstLine="708"/>
        <w:jc w:val="both"/>
        <w:rPr>
          <w:rFonts w:ascii="Times New Roman" w:hAnsi="Times New Roman" w:cs="Times New Roman"/>
          <w:b/>
          <w:bCs/>
          <w:sz w:val="24"/>
          <w:szCs w:val="24"/>
          <w:lang w:val="es-ES"/>
        </w:rPr>
      </w:pPr>
      <w:r w:rsidRPr="00893AB3">
        <w:rPr>
          <w:rFonts w:ascii="Times New Roman" w:eastAsia="Times New Roman" w:hAnsi="Times New Roman" w:cs="Times New Roman"/>
          <w:sz w:val="24"/>
          <w:szCs w:val="24"/>
          <w:lang w:val="es-ES"/>
        </w:rPr>
        <w:t>Fueron excluid</w:t>
      </w:r>
      <w:r w:rsidR="00B417DF">
        <w:rPr>
          <w:rFonts w:ascii="Times New Roman" w:eastAsia="Times New Roman" w:hAnsi="Times New Roman" w:cs="Times New Roman"/>
          <w:sz w:val="24"/>
          <w:szCs w:val="24"/>
          <w:lang w:val="es-ES"/>
        </w:rPr>
        <w:t>o</w:t>
      </w:r>
      <w:r w:rsidRPr="00893AB3">
        <w:rPr>
          <w:rFonts w:ascii="Times New Roman" w:eastAsia="Times New Roman" w:hAnsi="Times New Roman" w:cs="Times New Roman"/>
          <w:sz w:val="24"/>
          <w:szCs w:val="24"/>
          <w:lang w:val="es-ES"/>
        </w:rPr>
        <w:t>s l</w:t>
      </w:r>
      <w:r w:rsidR="00E425DA" w:rsidRPr="00893AB3">
        <w:rPr>
          <w:rFonts w:ascii="Times New Roman" w:eastAsia="Times New Roman" w:hAnsi="Times New Roman" w:cs="Times New Roman"/>
          <w:sz w:val="24"/>
          <w:szCs w:val="24"/>
          <w:lang w:val="es-ES"/>
        </w:rPr>
        <w:t xml:space="preserve">os participantes </w:t>
      </w:r>
      <w:r w:rsidRPr="00893AB3">
        <w:rPr>
          <w:rFonts w:ascii="Times New Roman" w:eastAsia="Times New Roman" w:hAnsi="Times New Roman" w:cs="Times New Roman"/>
          <w:sz w:val="24"/>
          <w:szCs w:val="24"/>
          <w:lang w:val="es-ES"/>
        </w:rPr>
        <w:t>que presentaban algunos de los siguientes criterios</w:t>
      </w:r>
      <w:r w:rsidR="00A76A08" w:rsidRPr="00893AB3">
        <w:rPr>
          <w:rFonts w:ascii="Times New Roman" w:eastAsia="Times New Roman" w:hAnsi="Times New Roman" w:cs="Times New Roman"/>
          <w:sz w:val="24"/>
          <w:szCs w:val="24"/>
          <w:lang w:val="es-ES"/>
        </w:rPr>
        <w:t xml:space="preserve">: a) </w:t>
      </w:r>
      <w:r w:rsidRPr="00893AB3">
        <w:rPr>
          <w:rFonts w:ascii="Times New Roman" w:eastAsia="Times New Roman" w:hAnsi="Times New Roman" w:cs="Times New Roman"/>
          <w:sz w:val="24"/>
          <w:szCs w:val="24"/>
          <w:lang w:val="es-ES"/>
        </w:rPr>
        <w:t xml:space="preserve">tener una historia personal de enfermedad del sistema nervioso central que curse con la presencia de déficits neuropsicológicos (p. ej. derrame cerebral, epilepsia, daño cerebral, trastornos del movimiento, esclerosis múltiple, tumor cerebral, traumatismo craneal), </w:t>
      </w:r>
      <w:r w:rsidR="00A76A08" w:rsidRPr="00893AB3">
        <w:rPr>
          <w:rFonts w:ascii="Times New Roman" w:eastAsia="Times New Roman" w:hAnsi="Times New Roman" w:cs="Times New Roman"/>
          <w:sz w:val="24"/>
          <w:szCs w:val="24"/>
          <w:lang w:val="es-ES"/>
        </w:rPr>
        <w:t xml:space="preserve">b) </w:t>
      </w:r>
      <w:r w:rsidRPr="00893AB3">
        <w:rPr>
          <w:rFonts w:ascii="Times New Roman" w:eastAsia="Times New Roman" w:hAnsi="Times New Roman" w:cs="Times New Roman"/>
          <w:sz w:val="24"/>
          <w:szCs w:val="24"/>
          <w:lang w:val="es-ES"/>
        </w:rPr>
        <w:t xml:space="preserve">tener un historial de abuso de alcohol u otras sustancias psicotrópicas, </w:t>
      </w:r>
      <w:r w:rsidR="00A76A08" w:rsidRPr="00893AB3">
        <w:rPr>
          <w:rFonts w:ascii="Times New Roman" w:eastAsia="Times New Roman" w:hAnsi="Times New Roman" w:cs="Times New Roman"/>
          <w:sz w:val="24"/>
          <w:szCs w:val="24"/>
          <w:lang w:val="es-ES"/>
        </w:rPr>
        <w:t xml:space="preserve">c) </w:t>
      </w:r>
      <w:r w:rsidRPr="00893AB3">
        <w:rPr>
          <w:rFonts w:ascii="Times New Roman" w:eastAsia="Times New Roman" w:hAnsi="Times New Roman" w:cs="Times New Roman"/>
          <w:sz w:val="24"/>
          <w:szCs w:val="24"/>
          <w:lang w:val="es-ES"/>
        </w:rPr>
        <w:t xml:space="preserve">tener algún tipo de enfermedad sistémica activa o fuera de control asociada a deterioro cognitivo (p. ej. diabetes mellitus, hipotiroidismo, deficiencia de vitamina B12), </w:t>
      </w:r>
      <w:r w:rsidR="00A76A08" w:rsidRPr="00893AB3">
        <w:rPr>
          <w:rFonts w:ascii="Times New Roman" w:eastAsia="Times New Roman" w:hAnsi="Times New Roman" w:cs="Times New Roman"/>
          <w:sz w:val="24"/>
          <w:szCs w:val="24"/>
          <w:lang w:val="es-ES"/>
        </w:rPr>
        <w:t xml:space="preserve">d) </w:t>
      </w:r>
      <w:r w:rsidRPr="00893AB3">
        <w:rPr>
          <w:rFonts w:ascii="Times New Roman" w:eastAsia="Times New Roman" w:hAnsi="Times New Roman" w:cs="Times New Roman"/>
          <w:sz w:val="24"/>
          <w:szCs w:val="24"/>
          <w:lang w:val="es-ES"/>
        </w:rPr>
        <w:t xml:space="preserve">tener antecedentes de enfermedades psiquiátricas (p. ej. depresión mayor, trastorno bipolar del ánimo, psicosis), e) tener déficits graves sensoriales (p. ej. pérdida de visión y / o audición) que afecten a la administración o el desempeño en cada una de las pruebas y </w:t>
      </w:r>
      <w:r w:rsidR="00A76A08" w:rsidRPr="00893AB3">
        <w:rPr>
          <w:rFonts w:ascii="Times New Roman" w:eastAsia="Times New Roman" w:hAnsi="Times New Roman" w:cs="Times New Roman"/>
          <w:sz w:val="24"/>
          <w:szCs w:val="24"/>
          <w:lang w:val="es-ES"/>
        </w:rPr>
        <w:t xml:space="preserve">f) </w:t>
      </w:r>
      <w:r w:rsidRPr="00893AB3">
        <w:rPr>
          <w:rFonts w:ascii="Times New Roman" w:eastAsia="Times New Roman" w:hAnsi="Times New Roman" w:cs="Times New Roman"/>
          <w:sz w:val="24"/>
          <w:szCs w:val="24"/>
          <w:lang w:val="es-ES"/>
        </w:rPr>
        <w:t>estar tomando medicamentos psiquiátricos o de otro tipo que pudiesen alterar el rendimiento cognitivo.</w:t>
      </w:r>
    </w:p>
    <w:p w14:paraId="081BA4ED" w14:textId="29D6F7CD" w:rsidR="00762B36" w:rsidRDefault="00685EAA" w:rsidP="00A872CF">
      <w:pPr>
        <w:tabs>
          <w:tab w:val="left" w:pos="709"/>
        </w:tabs>
        <w:spacing w:after="0" w:line="48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ab/>
      </w:r>
      <w:r w:rsidR="00762B36">
        <w:rPr>
          <w:rFonts w:ascii="Times New Roman" w:hAnsi="Times New Roman" w:cs="Times New Roman"/>
          <w:b/>
          <w:bCs/>
          <w:sz w:val="24"/>
          <w:szCs w:val="24"/>
          <w:lang w:val="es-ES"/>
        </w:rPr>
        <w:t>Variable dependiente</w:t>
      </w:r>
    </w:p>
    <w:p w14:paraId="36ED473E" w14:textId="4483D85F" w:rsidR="00685EAA" w:rsidRPr="00685EAA" w:rsidRDefault="009E7482" w:rsidP="00A872CF">
      <w:pPr>
        <w:tabs>
          <w:tab w:val="left" w:pos="709"/>
        </w:tabs>
        <w:spacing w:after="0" w:line="480" w:lineRule="auto"/>
        <w:jc w:val="both"/>
        <w:rPr>
          <w:rFonts w:ascii="Times New Roman" w:hAnsi="Times New Roman" w:cs="Times New Roman"/>
          <w:sz w:val="24"/>
          <w:szCs w:val="24"/>
          <w:lang w:val="es-ES"/>
        </w:rPr>
      </w:pPr>
      <w:r>
        <w:rPr>
          <w:rFonts w:ascii="Times New Roman" w:hAnsi="Times New Roman" w:cs="Times New Roman"/>
          <w:b/>
          <w:bCs/>
          <w:sz w:val="24"/>
          <w:szCs w:val="24"/>
          <w:lang w:val="es-ES"/>
        </w:rPr>
        <w:lastRenderedPageBreak/>
        <w:tab/>
      </w:r>
      <w:r w:rsidR="00685EAA">
        <w:rPr>
          <w:rFonts w:ascii="Times New Roman" w:hAnsi="Times New Roman" w:cs="Times New Roman"/>
          <w:sz w:val="24"/>
          <w:szCs w:val="24"/>
          <w:lang w:val="es-ES"/>
        </w:rPr>
        <w:t xml:space="preserve">Evaluada mediante las pruebas neuropsicológicas del test de la figura compleja de Rey y </w:t>
      </w:r>
      <w:r>
        <w:rPr>
          <w:rFonts w:ascii="Times New Roman" w:hAnsi="Times New Roman" w:cs="Times New Roman"/>
          <w:sz w:val="24"/>
          <w:szCs w:val="24"/>
          <w:lang w:val="es-ES"/>
        </w:rPr>
        <w:t xml:space="preserve">el test de aprendizaje verbal de Hopkins </w:t>
      </w:r>
      <w:r w:rsidRPr="009E7482">
        <w:rPr>
          <w:rFonts w:ascii="Times New Roman" w:hAnsi="Times New Roman" w:cs="Times New Roman"/>
          <w:sz w:val="24"/>
          <w:szCs w:val="24"/>
          <w:lang w:val="es-ES"/>
        </w:rPr>
        <w:t>(HLVRT-R)</w:t>
      </w:r>
      <w:r>
        <w:rPr>
          <w:rFonts w:ascii="Times New Roman" w:hAnsi="Times New Roman" w:cs="Times New Roman"/>
          <w:sz w:val="24"/>
          <w:szCs w:val="24"/>
          <w:lang w:val="es-ES"/>
        </w:rPr>
        <w:t xml:space="preserve">, se tomaron las puntuaciones directas de la figura de Rey en copia y memoria, mientras que para el test de Hopkins se tomaron en cuenta las puntuaciones directas de Recuerdo inmediato, evocación tardía y reconocimiento </w:t>
      </w:r>
      <w:r w:rsidRPr="0BCC3909">
        <w:rPr>
          <w:rFonts w:ascii="Times New Roman" w:hAnsi="Times New Roman" w:cs="Times New Roman"/>
          <w:sz w:val="24"/>
          <w:szCs w:val="24"/>
          <w:lang w:val="es-ES"/>
        </w:rPr>
        <w:t>total de correctas</w:t>
      </w:r>
      <w:r>
        <w:rPr>
          <w:rFonts w:ascii="Times New Roman" w:hAnsi="Times New Roman" w:cs="Times New Roman"/>
          <w:sz w:val="24"/>
          <w:szCs w:val="24"/>
          <w:lang w:val="es-ES"/>
        </w:rPr>
        <w:t xml:space="preserve"> para evaluar el </w:t>
      </w:r>
      <w:r w:rsidRPr="009E7482">
        <w:rPr>
          <w:rFonts w:ascii="Times New Roman" w:hAnsi="Times New Roman" w:cs="Times New Roman"/>
          <w:sz w:val="24"/>
          <w:szCs w:val="24"/>
          <w:lang w:val="es-ES"/>
        </w:rPr>
        <w:t xml:space="preserve">Aprendizaje y </w:t>
      </w:r>
      <w:r>
        <w:rPr>
          <w:rFonts w:ascii="Times New Roman" w:hAnsi="Times New Roman" w:cs="Times New Roman"/>
          <w:sz w:val="24"/>
          <w:szCs w:val="24"/>
          <w:lang w:val="es-ES"/>
        </w:rPr>
        <w:t xml:space="preserve">la </w:t>
      </w:r>
      <w:r w:rsidRPr="009E7482">
        <w:rPr>
          <w:rFonts w:ascii="Times New Roman" w:hAnsi="Times New Roman" w:cs="Times New Roman"/>
          <w:sz w:val="24"/>
          <w:szCs w:val="24"/>
          <w:lang w:val="es-ES"/>
        </w:rPr>
        <w:t>memoria</w:t>
      </w:r>
      <w:r>
        <w:rPr>
          <w:rFonts w:ascii="Times New Roman" w:hAnsi="Times New Roman" w:cs="Times New Roman"/>
          <w:sz w:val="24"/>
          <w:szCs w:val="24"/>
          <w:lang w:val="es-ES"/>
        </w:rPr>
        <w:t xml:space="preserve"> como variable dependiente.</w:t>
      </w:r>
    </w:p>
    <w:p w14:paraId="69AD58A6" w14:textId="3A9FEAE2" w:rsidR="009E7482" w:rsidRDefault="00136855" w:rsidP="00A872CF">
      <w:pPr>
        <w:tabs>
          <w:tab w:val="left" w:pos="709"/>
        </w:tabs>
        <w:spacing w:after="0" w:line="48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ab/>
      </w:r>
      <w:r w:rsidR="00762B36">
        <w:rPr>
          <w:rFonts w:ascii="Times New Roman" w:hAnsi="Times New Roman" w:cs="Times New Roman"/>
          <w:b/>
          <w:bCs/>
          <w:sz w:val="24"/>
          <w:szCs w:val="24"/>
          <w:lang w:val="es-ES"/>
        </w:rPr>
        <w:t>Variables independientes</w:t>
      </w:r>
    </w:p>
    <w:p w14:paraId="2792BE76" w14:textId="7AA6E7CD" w:rsidR="00762B36" w:rsidRPr="009E7482" w:rsidRDefault="009E7482" w:rsidP="00A872CF">
      <w:pPr>
        <w:tabs>
          <w:tab w:val="left" w:pos="709"/>
        </w:tabs>
        <w:spacing w:after="0" w:line="48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t>E</w:t>
      </w:r>
      <w:r w:rsidRPr="009E7482">
        <w:rPr>
          <w:rFonts w:ascii="Times New Roman" w:hAnsi="Times New Roman" w:cs="Times New Roman"/>
          <w:sz w:val="24"/>
          <w:szCs w:val="24"/>
          <w:lang w:val="es-ES"/>
        </w:rPr>
        <w:t>n cuanto a las</w:t>
      </w:r>
      <w:r>
        <w:rPr>
          <w:rFonts w:ascii="Times New Roman" w:hAnsi="Times New Roman" w:cs="Times New Roman"/>
          <w:sz w:val="24"/>
          <w:szCs w:val="24"/>
          <w:lang w:val="es-ES"/>
        </w:rPr>
        <w:t xml:space="preserve"> variables independientes se tuvo </w:t>
      </w:r>
      <w:r w:rsidRPr="00210B5E">
        <w:rPr>
          <w:rFonts w:ascii="Times New Roman" w:hAnsi="Times New Roman" w:cs="Times New Roman"/>
          <w:sz w:val="24"/>
          <w:szCs w:val="24"/>
          <w:lang w:val="es-ES"/>
        </w:rPr>
        <w:t>en cuenta</w:t>
      </w:r>
      <w:r>
        <w:rPr>
          <w:rFonts w:ascii="Times New Roman" w:hAnsi="Times New Roman" w:cs="Times New Roman"/>
          <w:sz w:val="24"/>
          <w:szCs w:val="24"/>
          <w:lang w:val="es-ES"/>
        </w:rPr>
        <w:t xml:space="preserve"> variables sociodemográficas y socioeconómicas como el </w:t>
      </w:r>
      <w:r w:rsidR="00210B5E">
        <w:rPr>
          <w:rFonts w:ascii="Times New Roman" w:hAnsi="Times New Roman" w:cs="Times New Roman"/>
          <w:sz w:val="24"/>
          <w:szCs w:val="24"/>
          <w:lang w:val="es-ES"/>
        </w:rPr>
        <w:t>sexo</w:t>
      </w:r>
      <w:r>
        <w:rPr>
          <w:rFonts w:ascii="Times New Roman" w:hAnsi="Times New Roman" w:cs="Times New Roman"/>
          <w:sz w:val="24"/>
          <w:szCs w:val="24"/>
          <w:lang w:val="es-ES"/>
        </w:rPr>
        <w:t xml:space="preserve">, edad, escolaridad, ingresos mensuales, ocupación, estado civil, consumo de alcohol, lateralidad, índice de masa corporal, trabajos por fuera de la comunidad, servicios de internet y aculturación. </w:t>
      </w:r>
    </w:p>
    <w:p w14:paraId="27EC876D" w14:textId="77777777" w:rsidR="00762B36" w:rsidRDefault="00762B36" w:rsidP="00A872CF">
      <w:pPr>
        <w:tabs>
          <w:tab w:val="left" w:pos="709"/>
        </w:tabs>
        <w:spacing w:after="0" w:line="480" w:lineRule="auto"/>
        <w:jc w:val="both"/>
        <w:rPr>
          <w:rFonts w:ascii="Times New Roman" w:hAnsi="Times New Roman" w:cs="Times New Roman"/>
          <w:b/>
          <w:bCs/>
          <w:sz w:val="24"/>
          <w:szCs w:val="24"/>
          <w:lang w:val="es-ES"/>
        </w:rPr>
      </w:pPr>
    </w:p>
    <w:p w14:paraId="70C3567F" w14:textId="57561FB9" w:rsidR="00202379" w:rsidRPr="00A872CF" w:rsidRDefault="00BE0DC6" w:rsidP="00A872CF">
      <w:pPr>
        <w:tabs>
          <w:tab w:val="left" w:pos="709"/>
        </w:tabs>
        <w:spacing w:after="0" w:line="480" w:lineRule="auto"/>
        <w:jc w:val="both"/>
        <w:rPr>
          <w:rFonts w:ascii="Times New Roman" w:hAnsi="Times New Roman" w:cs="Times New Roman"/>
          <w:b/>
          <w:bCs/>
          <w:sz w:val="24"/>
          <w:szCs w:val="24"/>
          <w:lang w:val="es-ES"/>
        </w:rPr>
      </w:pPr>
      <w:r w:rsidRPr="00A872CF">
        <w:rPr>
          <w:rFonts w:ascii="Times New Roman" w:hAnsi="Times New Roman" w:cs="Times New Roman"/>
          <w:b/>
          <w:bCs/>
          <w:sz w:val="24"/>
          <w:szCs w:val="24"/>
          <w:lang w:val="es-ES"/>
        </w:rPr>
        <w:t>Instrumentos</w:t>
      </w:r>
    </w:p>
    <w:p w14:paraId="59EA5F81" w14:textId="0E6787C6" w:rsidR="00116027" w:rsidRPr="00893AB3" w:rsidRDefault="009C6303" w:rsidP="00A872CF">
      <w:pPr>
        <w:spacing w:after="0" w:line="480" w:lineRule="auto"/>
        <w:jc w:val="both"/>
        <w:rPr>
          <w:rFonts w:ascii="Times New Roman" w:eastAsia="Times New Roman" w:hAnsi="Times New Roman" w:cs="Times New Roman"/>
          <w:bCs/>
          <w:iCs/>
          <w:sz w:val="24"/>
          <w:szCs w:val="24"/>
          <w:highlight w:val="yellow"/>
          <w:lang w:val="es-ES"/>
        </w:rPr>
      </w:pPr>
      <w:bookmarkStart w:id="7" w:name="_Toc38152526"/>
      <w:r w:rsidRPr="00893AB3">
        <w:rPr>
          <w:rFonts w:ascii="Times New Roman" w:eastAsia="Times New Roman" w:hAnsi="Times New Roman" w:cs="Times New Roman"/>
          <w:sz w:val="24"/>
          <w:szCs w:val="24"/>
          <w:lang w:val="es-ES"/>
        </w:rPr>
        <w:tab/>
      </w:r>
      <w:bookmarkEnd w:id="7"/>
      <w:r w:rsidR="00A40A78" w:rsidRPr="00893AB3">
        <w:rPr>
          <w:rFonts w:ascii="Times New Roman" w:hAnsi="Times New Roman" w:cs="Times New Roman"/>
          <w:i/>
          <w:iCs/>
          <w:sz w:val="24"/>
          <w:szCs w:val="24"/>
          <w:lang w:val="es-ES"/>
        </w:rPr>
        <w:t xml:space="preserve">Cuestionario </w:t>
      </w:r>
      <w:r w:rsidRPr="00893AB3">
        <w:rPr>
          <w:rFonts w:ascii="Times New Roman" w:hAnsi="Times New Roman" w:cs="Times New Roman"/>
          <w:i/>
          <w:iCs/>
          <w:sz w:val="24"/>
          <w:szCs w:val="24"/>
          <w:lang w:val="es-ES"/>
        </w:rPr>
        <w:t>clínico y s</w:t>
      </w:r>
      <w:r w:rsidR="00A40A78" w:rsidRPr="00893AB3">
        <w:rPr>
          <w:rFonts w:ascii="Times New Roman" w:hAnsi="Times New Roman" w:cs="Times New Roman"/>
          <w:i/>
          <w:iCs/>
          <w:sz w:val="24"/>
          <w:szCs w:val="24"/>
          <w:lang w:val="es-ES"/>
        </w:rPr>
        <w:t>ociodemográfi</w:t>
      </w:r>
      <w:r w:rsidRPr="00893AB3">
        <w:rPr>
          <w:rFonts w:ascii="Times New Roman" w:hAnsi="Times New Roman" w:cs="Times New Roman"/>
          <w:i/>
          <w:iCs/>
          <w:sz w:val="24"/>
          <w:szCs w:val="24"/>
          <w:lang w:val="es-ES"/>
        </w:rPr>
        <w:t>co</w:t>
      </w:r>
      <w:r w:rsidR="00A40A78" w:rsidRPr="00893AB3">
        <w:rPr>
          <w:rFonts w:ascii="Times New Roman" w:hAnsi="Times New Roman" w:cs="Times New Roman"/>
          <w:b/>
          <w:iCs/>
          <w:sz w:val="24"/>
          <w:szCs w:val="24"/>
          <w:lang w:val="es-ES"/>
        </w:rPr>
        <w:t xml:space="preserve">: </w:t>
      </w:r>
      <w:r w:rsidR="00116027" w:rsidRPr="00893AB3">
        <w:rPr>
          <w:rFonts w:ascii="Times New Roman" w:hAnsi="Times New Roman" w:cs="Times New Roman"/>
          <w:bCs/>
          <w:iCs/>
          <w:sz w:val="24"/>
          <w:szCs w:val="24"/>
          <w:lang w:val="es-ES"/>
        </w:rPr>
        <w:t>Este cuestionario se diseñó</w:t>
      </w:r>
      <w:r w:rsidR="00116027" w:rsidRPr="00893AB3">
        <w:rPr>
          <w:rFonts w:ascii="Times New Roman" w:hAnsi="Times New Roman" w:cs="Times New Roman"/>
          <w:b/>
          <w:iCs/>
          <w:sz w:val="24"/>
          <w:szCs w:val="24"/>
          <w:lang w:val="es-ES"/>
        </w:rPr>
        <w:t xml:space="preserve"> </w:t>
      </w:r>
      <w:r w:rsidR="00116027" w:rsidRPr="007D4353">
        <w:rPr>
          <w:rFonts w:ascii="Times New Roman" w:hAnsi="Times New Roman" w:cs="Times New Roman"/>
          <w:sz w:val="24"/>
          <w:szCs w:val="24"/>
          <w:lang w:val="es-ES"/>
        </w:rPr>
        <w:t>c</w:t>
      </w:r>
      <w:r w:rsidR="00A40A78" w:rsidRPr="00EE6EB1">
        <w:rPr>
          <w:rFonts w:ascii="Times New Roman" w:hAnsi="Times New Roman" w:cs="Times New Roman"/>
          <w:sz w:val="24"/>
          <w:szCs w:val="24"/>
          <w:lang w:val="es-ES"/>
        </w:rPr>
        <w:t xml:space="preserve">on el propósito de recolectar información </w:t>
      </w:r>
      <w:r w:rsidR="00A40A78" w:rsidRPr="00893AB3">
        <w:rPr>
          <w:rFonts w:ascii="Times New Roman" w:hAnsi="Times New Roman" w:cs="Times New Roman"/>
          <w:sz w:val="24"/>
          <w:szCs w:val="24"/>
          <w:lang w:val="es-ES"/>
        </w:rPr>
        <w:t>relacionada con el estado de salud</w:t>
      </w:r>
      <w:r w:rsidR="00116027" w:rsidRPr="00893AB3">
        <w:rPr>
          <w:rFonts w:ascii="Times New Roman" w:hAnsi="Times New Roman" w:cs="Times New Roman"/>
          <w:sz w:val="24"/>
          <w:szCs w:val="24"/>
          <w:lang w:val="es-ES"/>
        </w:rPr>
        <w:t>,</w:t>
      </w:r>
      <w:r w:rsidR="00A40A78" w:rsidRPr="00893AB3">
        <w:rPr>
          <w:rFonts w:ascii="Times New Roman" w:hAnsi="Times New Roman" w:cs="Times New Roman"/>
          <w:sz w:val="24"/>
          <w:szCs w:val="24"/>
          <w:lang w:val="es-ES"/>
        </w:rPr>
        <w:t xml:space="preserve"> antecedentes clínicos de los participantes,</w:t>
      </w:r>
      <w:r w:rsidR="00116027" w:rsidRPr="00893AB3">
        <w:rPr>
          <w:rFonts w:ascii="Times New Roman" w:hAnsi="Times New Roman" w:cs="Times New Roman"/>
          <w:sz w:val="24"/>
          <w:szCs w:val="24"/>
          <w:lang w:val="es-ES"/>
        </w:rPr>
        <w:t xml:space="preserve"> y características demográficas de los participantes.</w:t>
      </w:r>
      <w:r w:rsidRPr="00893AB3">
        <w:rPr>
          <w:rFonts w:ascii="Times New Roman" w:hAnsi="Times New Roman" w:cs="Times New Roman"/>
          <w:sz w:val="24"/>
          <w:szCs w:val="24"/>
          <w:lang w:val="es-ES"/>
        </w:rPr>
        <w:t xml:space="preserve"> </w:t>
      </w:r>
      <w:r w:rsidR="00116027" w:rsidRPr="00893AB3">
        <w:rPr>
          <w:rFonts w:ascii="Times New Roman" w:hAnsi="Times New Roman" w:cs="Times New Roman"/>
          <w:sz w:val="24"/>
          <w:szCs w:val="24"/>
          <w:lang w:val="es-ES"/>
        </w:rPr>
        <w:t xml:space="preserve">La información recolectada en este cuestionario determinó si los </w:t>
      </w:r>
      <w:r w:rsidR="00116027" w:rsidRPr="00893AB3">
        <w:rPr>
          <w:rFonts w:ascii="Times New Roman" w:eastAsia="Times New Roman" w:hAnsi="Times New Roman" w:cs="Times New Roman"/>
          <w:bCs/>
          <w:iCs/>
          <w:sz w:val="24"/>
          <w:szCs w:val="24"/>
          <w:lang w:val="es-ES"/>
        </w:rPr>
        <w:t>participantes cumplían los criterios de inclusión y exclusión.</w:t>
      </w:r>
    </w:p>
    <w:p w14:paraId="5639B23B" w14:textId="77777777" w:rsidR="00210B5E" w:rsidRDefault="00116027" w:rsidP="4D805283">
      <w:pPr>
        <w:spacing w:after="0" w:line="480" w:lineRule="auto"/>
        <w:ind w:firstLine="709"/>
        <w:jc w:val="both"/>
        <w:rPr>
          <w:rFonts w:ascii="Times New Roman" w:eastAsia="MS Mincho" w:hAnsi="Times New Roman" w:cs="Times New Roman"/>
          <w:sz w:val="24"/>
          <w:szCs w:val="24"/>
          <w:lang w:val="es-ES" w:eastAsia="es-ES"/>
        </w:rPr>
      </w:pPr>
      <w:r w:rsidRPr="00893AB3">
        <w:rPr>
          <w:rFonts w:ascii="Times New Roman" w:hAnsi="Times New Roman" w:cs="Times New Roman"/>
          <w:sz w:val="24"/>
          <w:szCs w:val="24"/>
          <w:lang w:val="es-ES"/>
        </w:rPr>
        <w:tab/>
      </w:r>
      <w:proofErr w:type="spellStart"/>
      <w:r w:rsidR="009C6303" w:rsidRPr="4D805283">
        <w:rPr>
          <w:rFonts w:ascii="Times New Roman" w:hAnsi="Times New Roman" w:cs="Times New Roman"/>
          <w:i/>
          <w:iCs/>
          <w:sz w:val="24"/>
          <w:szCs w:val="24"/>
          <w:lang w:val="es-ES"/>
        </w:rPr>
        <w:t>Tets</w:t>
      </w:r>
      <w:proofErr w:type="spellEnd"/>
      <w:r w:rsidR="009C6303" w:rsidRPr="4D805283">
        <w:rPr>
          <w:rFonts w:ascii="Times New Roman" w:hAnsi="Times New Roman" w:cs="Times New Roman"/>
          <w:i/>
          <w:iCs/>
          <w:sz w:val="24"/>
          <w:szCs w:val="24"/>
          <w:lang w:val="es-ES"/>
        </w:rPr>
        <w:t xml:space="preserve"> de aprendizaje y memoria verbal de</w:t>
      </w:r>
      <w:r w:rsidR="00A77A23" w:rsidRPr="4D805283">
        <w:rPr>
          <w:rFonts w:ascii="Times New Roman" w:hAnsi="Times New Roman" w:cs="Times New Roman"/>
          <w:i/>
          <w:iCs/>
          <w:sz w:val="24"/>
          <w:szCs w:val="24"/>
          <w:lang w:val="es-ES"/>
        </w:rPr>
        <w:t xml:space="preserve"> </w:t>
      </w:r>
      <w:r w:rsidR="00A40A78" w:rsidRPr="4D805283">
        <w:rPr>
          <w:rFonts w:ascii="Times New Roman" w:eastAsia="Times New Roman" w:hAnsi="Times New Roman" w:cs="Times New Roman"/>
          <w:i/>
          <w:iCs/>
          <w:sz w:val="24"/>
          <w:szCs w:val="24"/>
          <w:lang w:val="es-ES"/>
        </w:rPr>
        <w:t>Hopkins–Revis</w:t>
      </w:r>
      <w:r w:rsidR="009C6303" w:rsidRPr="4D805283">
        <w:rPr>
          <w:rFonts w:ascii="Times New Roman" w:eastAsia="Times New Roman" w:hAnsi="Times New Roman" w:cs="Times New Roman"/>
          <w:i/>
          <w:iCs/>
          <w:sz w:val="24"/>
          <w:szCs w:val="24"/>
          <w:lang w:val="es-ES"/>
        </w:rPr>
        <w:t>ado</w:t>
      </w:r>
      <w:r w:rsidR="00A40A78" w:rsidRPr="4D805283">
        <w:rPr>
          <w:rFonts w:ascii="Times New Roman" w:eastAsia="Times New Roman" w:hAnsi="Times New Roman" w:cs="Times New Roman"/>
          <w:i/>
          <w:iCs/>
          <w:sz w:val="24"/>
          <w:szCs w:val="24"/>
          <w:lang w:val="es-ES"/>
        </w:rPr>
        <w:t xml:space="preserve"> </w:t>
      </w:r>
      <w:r w:rsidR="009C6303" w:rsidRPr="4D805283">
        <w:rPr>
          <w:rFonts w:ascii="Times New Roman" w:eastAsia="Times New Roman" w:hAnsi="Times New Roman" w:cs="Times New Roman"/>
          <w:i/>
          <w:iCs/>
          <w:sz w:val="24"/>
          <w:szCs w:val="24"/>
          <w:lang w:val="es-ES"/>
        </w:rPr>
        <w:t>(</w:t>
      </w:r>
      <w:r w:rsidR="00A40A78" w:rsidRPr="4D805283">
        <w:rPr>
          <w:rFonts w:ascii="Times New Roman" w:eastAsia="Times New Roman" w:hAnsi="Times New Roman" w:cs="Times New Roman"/>
          <w:i/>
          <w:iCs/>
          <w:sz w:val="24"/>
          <w:szCs w:val="24"/>
          <w:lang w:val="es-ES"/>
        </w:rPr>
        <w:t>HVLT-R</w:t>
      </w:r>
      <w:r w:rsidRPr="4D805283">
        <w:rPr>
          <w:rFonts w:ascii="Times New Roman" w:eastAsia="Times New Roman" w:hAnsi="Times New Roman" w:cs="Times New Roman"/>
          <w:i/>
          <w:iCs/>
          <w:sz w:val="24"/>
          <w:szCs w:val="24"/>
          <w:lang w:val="es-ES"/>
        </w:rPr>
        <w:t xml:space="preserve">; </w:t>
      </w:r>
      <w:r w:rsidR="00C06C92" w:rsidRPr="00A872CF">
        <w:rPr>
          <w:rFonts w:ascii="Times New Roman" w:eastAsia="MS Mincho" w:hAnsi="Times New Roman" w:cs="Times New Roman"/>
          <w:sz w:val="24"/>
          <w:szCs w:val="24"/>
          <w:lang w:val="es-ES" w:eastAsia="es-ES"/>
        </w:rPr>
        <w:t>Benedict et al., 1998</w:t>
      </w:r>
      <w:r w:rsidR="009C6303" w:rsidRPr="4D805283">
        <w:rPr>
          <w:rFonts w:ascii="Times New Roman" w:eastAsia="Times New Roman" w:hAnsi="Times New Roman" w:cs="Times New Roman"/>
          <w:i/>
          <w:iCs/>
          <w:sz w:val="24"/>
          <w:szCs w:val="24"/>
          <w:lang w:val="es-ES"/>
        </w:rPr>
        <w:t>)</w:t>
      </w:r>
      <w:r w:rsidRPr="4D805283">
        <w:rPr>
          <w:rFonts w:ascii="Times New Roman" w:eastAsia="Times New Roman" w:hAnsi="Times New Roman" w:cs="Times New Roman"/>
          <w:i/>
          <w:iCs/>
          <w:sz w:val="24"/>
          <w:szCs w:val="24"/>
          <w:lang w:val="es-ES"/>
        </w:rPr>
        <w:t xml:space="preserve">: </w:t>
      </w:r>
      <w:r w:rsidR="00C06C92" w:rsidRPr="00A872CF">
        <w:rPr>
          <w:rFonts w:ascii="Times New Roman" w:eastAsia="MS Mincho" w:hAnsi="Times New Roman" w:cs="Times New Roman"/>
          <w:sz w:val="24"/>
          <w:szCs w:val="24"/>
          <w:lang w:val="es-ES" w:eastAsia="es-ES"/>
        </w:rPr>
        <w:t xml:space="preserve">El HVLT-R consta de 12 palabras, organizadas en tres categorías semánticas. La prueba inicia con tres ensayos de evocación inmediata, en la que el participante debe nombrar el mayor número de palabras que recuerde, inmediatamente después de escuchar la lista de palabras. Después de 25 a 30 minutos de haber completado la fase de evocación inmediata, se realiza el recuerdo diferido, en la que el participante debe </w:t>
      </w:r>
      <w:r w:rsidR="00C06C92" w:rsidRPr="00A872CF">
        <w:rPr>
          <w:rFonts w:ascii="Times New Roman" w:eastAsia="MS Mincho" w:hAnsi="Times New Roman" w:cs="Times New Roman"/>
          <w:sz w:val="24"/>
          <w:szCs w:val="24"/>
          <w:lang w:val="es-ES" w:eastAsia="es-ES"/>
        </w:rPr>
        <w:lastRenderedPageBreak/>
        <w:t xml:space="preserve">recordar, nuevamente, el mayor número de palabras de la lista. Posteriormente, se realiza una tarea de reconocimiento, en la que el participante debe identificar qué palabras corresponden a la lista y cuales no (Benedict, et al., 1998). </w:t>
      </w:r>
    </w:p>
    <w:p w14:paraId="46230503" w14:textId="6C8B2178" w:rsidR="00210B5E" w:rsidRDefault="00C06C92" w:rsidP="4D805283">
      <w:pPr>
        <w:spacing w:after="0" w:line="480" w:lineRule="auto"/>
        <w:ind w:firstLine="709"/>
        <w:jc w:val="both"/>
        <w:rPr>
          <w:rFonts w:ascii="Times New Roman" w:eastAsia="Times New Roman" w:hAnsi="Times New Roman" w:cs="Times New Roman"/>
          <w:sz w:val="24"/>
          <w:szCs w:val="24"/>
          <w:lang w:val="es-ES"/>
        </w:rPr>
      </w:pPr>
      <w:r w:rsidRPr="00A872CF">
        <w:rPr>
          <w:rFonts w:ascii="Times New Roman" w:eastAsia="MS Mincho" w:hAnsi="Times New Roman" w:cs="Times New Roman"/>
          <w:sz w:val="24"/>
          <w:szCs w:val="24"/>
          <w:lang w:val="es-ES" w:eastAsia="es-ES"/>
        </w:rPr>
        <w:t>Las puntuaciones incluidas en este estudio fueron: (a) el recuerdo total, correspondiente a la suma de palabras correctas evocadas en los tres ensayos inmediatos; (b) el número de palabras correctas evocadas en el recuerdo diferido; y (c) el número de palabras correctas identificadas en la tarea de reconocimiento. Los participantes completaron la forma 5 del HVLT-R</w:t>
      </w:r>
      <w:r w:rsidR="0070145F">
        <w:rPr>
          <w:rFonts w:ascii="Times New Roman" w:eastAsia="MS Mincho" w:hAnsi="Times New Roman" w:cs="Times New Roman"/>
          <w:sz w:val="24"/>
          <w:szCs w:val="24"/>
          <w:lang w:val="es-ES" w:eastAsia="es-ES"/>
        </w:rPr>
        <w:t xml:space="preserve">, que </w:t>
      </w:r>
      <w:r w:rsidR="00ED0BAD" w:rsidRPr="00A872CF">
        <w:rPr>
          <w:rFonts w:ascii="Times New Roman" w:eastAsia="MS Mincho" w:hAnsi="Times New Roman" w:cs="Times New Roman"/>
          <w:sz w:val="24"/>
          <w:szCs w:val="24"/>
          <w:lang w:val="es-ES" w:eastAsia="es-ES"/>
        </w:rPr>
        <w:t xml:space="preserve">ha demostrado ser un test fiable y valido. </w:t>
      </w:r>
      <w:r w:rsidR="00ED0BAD" w:rsidRPr="4D805283">
        <w:rPr>
          <w:rFonts w:ascii="Times New Roman" w:eastAsia="Times New Roman" w:hAnsi="Times New Roman" w:cs="Times New Roman"/>
          <w:sz w:val="24"/>
          <w:szCs w:val="24"/>
          <w:lang w:val="es-ES"/>
        </w:rPr>
        <w:t>Benedict et al. (1998) presentan una fiabilidad (test-</w:t>
      </w:r>
      <w:proofErr w:type="spellStart"/>
      <w:r w:rsidR="00ED0BAD" w:rsidRPr="4D805283">
        <w:rPr>
          <w:rFonts w:ascii="Times New Roman" w:eastAsia="Times New Roman" w:hAnsi="Times New Roman" w:cs="Times New Roman"/>
          <w:sz w:val="24"/>
          <w:szCs w:val="24"/>
          <w:lang w:val="es-ES"/>
        </w:rPr>
        <w:t>retest</w:t>
      </w:r>
      <w:proofErr w:type="spellEnd"/>
      <w:r w:rsidR="00ED0BAD" w:rsidRPr="4D805283">
        <w:rPr>
          <w:rFonts w:ascii="Times New Roman" w:eastAsia="Times New Roman" w:hAnsi="Times New Roman" w:cs="Times New Roman"/>
          <w:sz w:val="24"/>
          <w:szCs w:val="24"/>
          <w:lang w:val="es-ES"/>
        </w:rPr>
        <w:t>) para los ensayos de aprendizaje aceptables (r ́s&gt;0,41). En cuanto a las evidencias de validez del HVLT-R se pueden encontrar diferentes autores que han comprobado validez concurrente (Woods et al., 2005), concurrente (Shapiro et al., 1999), predictiva (</w:t>
      </w:r>
      <w:proofErr w:type="spellStart"/>
      <w:r w:rsidR="00ED0BAD" w:rsidRPr="4D805283">
        <w:rPr>
          <w:rFonts w:ascii="Times New Roman" w:eastAsia="Times New Roman" w:hAnsi="Times New Roman" w:cs="Times New Roman"/>
          <w:sz w:val="24"/>
          <w:szCs w:val="24"/>
          <w:lang w:val="es-ES"/>
        </w:rPr>
        <w:t>Kuslansky</w:t>
      </w:r>
      <w:proofErr w:type="spellEnd"/>
      <w:r w:rsidR="00ED0BAD" w:rsidRPr="4D805283">
        <w:rPr>
          <w:rFonts w:ascii="Times New Roman" w:eastAsia="Times New Roman" w:hAnsi="Times New Roman" w:cs="Times New Roman"/>
          <w:sz w:val="24"/>
          <w:szCs w:val="24"/>
          <w:lang w:val="es-ES"/>
        </w:rPr>
        <w:t xml:space="preserve"> et al., 2004), y discriminante (De </w:t>
      </w:r>
      <w:proofErr w:type="spellStart"/>
      <w:r w:rsidR="00ED0BAD" w:rsidRPr="4D805283">
        <w:rPr>
          <w:rFonts w:ascii="Times New Roman" w:eastAsia="Times New Roman" w:hAnsi="Times New Roman" w:cs="Times New Roman"/>
          <w:sz w:val="24"/>
          <w:szCs w:val="24"/>
          <w:lang w:val="es-ES"/>
        </w:rPr>
        <w:t>Jager</w:t>
      </w:r>
      <w:proofErr w:type="spellEnd"/>
      <w:r w:rsidR="00ED0BAD" w:rsidRPr="4D805283">
        <w:rPr>
          <w:rFonts w:ascii="Times New Roman" w:eastAsia="Times New Roman" w:hAnsi="Times New Roman" w:cs="Times New Roman"/>
          <w:sz w:val="24"/>
          <w:szCs w:val="24"/>
          <w:lang w:val="es-ES"/>
        </w:rPr>
        <w:t xml:space="preserve"> et al., 2003). </w:t>
      </w:r>
    </w:p>
    <w:p w14:paraId="497B848F" w14:textId="7E7769CE" w:rsidR="009C6303" w:rsidRPr="00893AB3" w:rsidRDefault="00ED0BAD" w:rsidP="4D805283">
      <w:pPr>
        <w:spacing w:after="0" w:line="480" w:lineRule="auto"/>
        <w:ind w:firstLine="709"/>
        <w:jc w:val="both"/>
        <w:rPr>
          <w:rFonts w:ascii="Times New Roman" w:eastAsia="Times New Roman" w:hAnsi="Times New Roman" w:cs="Times New Roman"/>
          <w:sz w:val="24"/>
          <w:szCs w:val="24"/>
          <w:lang w:val="es-ES"/>
        </w:rPr>
      </w:pPr>
      <w:r w:rsidRPr="4D805283">
        <w:rPr>
          <w:rFonts w:ascii="Times New Roman" w:eastAsia="Times New Roman" w:hAnsi="Times New Roman" w:cs="Times New Roman"/>
          <w:sz w:val="24"/>
          <w:szCs w:val="24"/>
          <w:lang w:val="es-ES"/>
        </w:rPr>
        <w:t>En el caso de población colombiana</w:t>
      </w:r>
      <w:r w:rsidR="00367ACB" w:rsidRPr="4D805283">
        <w:rPr>
          <w:rFonts w:ascii="Times New Roman" w:eastAsia="Times New Roman" w:hAnsi="Times New Roman" w:cs="Times New Roman"/>
          <w:sz w:val="24"/>
          <w:szCs w:val="24"/>
          <w:lang w:val="es-ES"/>
        </w:rPr>
        <w:t xml:space="preserve">, se ha evidenciado </w:t>
      </w:r>
      <w:r w:rsidR="009F169C" w:rsidRPr="4D805283">
        <w:rPr>
          <w:rFonts w:ascii="Times New Roman" w:eastAsia="Times New Roman" w:hAnsi="Times New Roman" w:cs="Times New Roman"/>
          <w:sz w:val="24"/>
          <w:szCs w:val="24"/>
          <w:lang w:val="es-ES"/>
        </w:rPr>
        <w:t>que el HVLT-R presenta evidencia de validez concurrente (</w:t>
      </w:r>
      <w:proofErr w:type="spellStart"/>
      <w:r w:rsidR="009F169C" w:rsidRPr="4D805283">
        <w:rPr>
          <w:rFonts w:ascii="Times New Roman" w:eastAsia="Times New Roman" w:hAnsi="Times New Roman" w:cs="Times New Roman"/>
          <w:i/>
          <w:iCs/>
          <w:sz w:val="24"/>
          <w:szCs w:val="24"/>
          <w:lang w:val="es-ES"/>
        </w:rPr>
        <w:t>r’s</w:t>
      </w:r>
      <w:proofErr w:type="spellEnd"/>
      <w:r w:rsidR="009F169C" w:rsidRPr="4D805283">
        <w:rPr>
          <w:rFonts w:ascii="Times New Roman" w:eastAsia="Times New Roman" w:hAnsi="Times New Roman" w:cs="Times New Roman"/>
          <w:sz w:val="24"/>
          <w:szCs w:val="24"/>
          <w:lang w:val="es-ES"/>
        </w:rPr>
        <w:t xml:space="preserve">&gt; 0.404; </w:t>
      </w:r>
      <w:proofErr w:type="spellStart"/>
      <w:r w:rsidR="009F169C" w:rsidRPr="4D805283">
        <w:rPr>
          <w:rFonts w:ascii="Times New Roman" w:eastAsia="Times New Roman" w:hAnsi="Times New Roman" w:cs="Times New Roman"/>
          <w:i/>
          <w:iCs/>
          <w:sz w:val="24"/>
          <w:szCs w:val="24"/>
          <w:lang w:val="es-ES"/>
        </w:rPr>
        <w:t>p’s</w:t>
      </w:r>
      <w:proofErr w:type="spellEnd"/>
      <w:r w:rsidR="009F169C" w:rsidRPr="4D805283">
        <w:rPr>
          <w:rFonts w:ascii="Times New Roman" w:eastAsia="Times New Roman" w:hAnsi="Times New Roman" w:cs="Times New Roman"/>
          <w:i/>
          <w:iCs/>
          <w:sz w:val="24"/>
          <w:szCs w:val="24"/>
          <w:lang w:val="es-ES"/>
        </w:rPr>
        <w:t xml:space="preserve"> </w:t>
      </w:r>
      <w:r w:rsidR="009F169C" w:rsidRPr="4D805283">
        <w:rPr>
          <w:rFonts w:ascii="Times New Roman" w:eastAsia="Times New Roman" w:hAnsi="Times New Roman" w:cs="Times New Roman"/>
          <w:sz w:val="24"/>
          <w:szCs w:val="24"/>
          <w:lang w:val="es-ES"/>
        </w:rPr>
        <w:t xml:space="preserve">&lt;0.001; </w:t>
      </w:r>
      <w:proofErr w:type="spellStart"/>
      <w:r w:rsidR="009F169C" w:rsidRPr="4D805283">
        <w:rPr>
          <w:rFonts w:ascii="Times New Roman" w:eastAsia="Times New Roman" w:hAnsi="Times New Roman" w:cs="Times New Roman"/>
          <w:sz w:val="24"/>
          <w:szCs w:val="24"/>
          <w:lang w:val="es-ES"/>
        </w:rPr>
        <w:t>Guàrdia</w:t>
      </w:r>
      <w:proofErr w:type="spellEnd"/>
      <w:r w:rsidR="009F169C" w:rsidRPr="4D805283">
        <w:rPr>
          <w:rFonts w:ascii="Times New Roman" w:eastAsia="Times New Roman" w:hAnsi="Times New Roman" w:cs="Times New Roman"/>
          <w:sz w:val="24"/>
          <w:szCs w:val="24"/>
          <w:lang w:val="es-ES"/>
        </w:rPr>
        <w:t>-Olmos et al., 2015), validez de constructo [</w:t>
      </w:r>
      <w:r w:rsidR="009F169C" w:rsidRPr="00893AB3">
        <w:rPr>
          <w:rFonts w:ascii="Times New Roman" w:hAnsi="Times New Roman"/>
          <w:sz w:val="24"/>
          <w:szCs w:val="24"/>
          <w:shd w:val="clear" w:color="auto" w:fill="FFFFFF"/>
          <w:lang w:val="es-ES"/>
        </w:rPr>
        <w:t>CFI (</w:t>
      </w:r>
      <w:proofErr w:type="spellStart"/>
      <w:r w:rsidR="009F169C" w:rsidRPr="00893AB3">
        <w:rPr>
          <w:rFonts w:ascii="Times New Roman" w:hAnsi="Times New Roman"/>
          <w:sz w:val="24"/>
          <w:szCs w:val="24"/>
          <w:shd w:val="clear" w:color="auto" w:fill="FFFFFF"/>
          <w:lang w:val="es-ES"/>
        </w:rPr>
        <w:t>Comparative</w:t>
      </w:r>
      <w:proofErr w:type="spellEnd"/>
      <w:r w:rsidR="009F169C" w:rsidRPr="00893AB3">
        <w:rPr>
          <w:rFonts w:ascii="Times New Roman" w:hAnsi="Times New Roman"/>
          <w:sz w:val="24"/>
          <w:szCs w:val="24"/>
          <w:shd w:val="clear" w:color="auto" w:fill="FFFFFF"/>
          <w:lang w:val="es-ES"/>
        </w:rPr>
        <w:t xml:space="preserve"> </w:t>
      </w:r>
      <w:proofErr w:type="spellStart"/>
      <w:r w:rsidR="009F169C" w:rsidRPr="00893AB3">
        <w:rPr>
          <w:rFonts w:ascii="Times New Roman" w:hAnsi="Times New Roman"/>
          <w:sz w:val="24"/>
          <w:szCs w:val="24"/>
          <w:shd w:val="clear" w:color="auto" w:fill="FFFFFF"/>
          <w:lang w:val="es-ES"/>
        </w:rPr>
        <w:t>Fit</w:t>
      </w:r>
      <w:proofErr w:type="spellEnd"/>
      <w:r w:rsidR="009F169C" w:rsidRPr="00893AB3">
        <w:rPr>
          <w:rFonts w:ascii="Times New Roman" w:hAnsi="Times New Roman"/>
          <w:sz w:val="24"/>
          <w:szCs w:val="24"/>
          <w:shd w:val="clear" w:color="auto" w:fill="FFFFFF"/>
          <w:lang w:val="es-ES"/>
        </w:rPr>
        <w:t xml:space="preserve"> </w:t>
      </w:r>
      <w:proofErr w:type="spellStart"/>
      <w:r w:rsidR="009F169C" w:rsidRPr="00893AB3">
        <w:rPr>
          <w:rFonts w:ascii="Times New Roman" w:hAnsi="Times New Roman"/>
          <w:sz w:val="24"/>
          <w:szCs w:val="24"/>
          <w:shd w:val="clear" w:color="auto" w:fill="FFFFFF"/>
          <w:lang w:val="es-ES"/>
        </w:rPr>
        <w:t>Index</w:t>
      </w:r>
      <w:proofErr w:type="spellEnd"/>
      <w:r w:rsidR="009F169C" w:rsidRPr="00893AB3">
        <w:rPr>
          <w:rFonts w:ascii="Times New Roman" w:hAnsi="Times New Roman"/>
          <w:sz w:val="24"/>
          <w:szCs w:val="24"/>
          <w:shd w:val="clear" w:color="auto" w:fill="FFFFFF"/>
          <w:lang w:val="es-ES"/>
        </w:rPr>
        <w:t>) = 0,95; GFI (</w:t>
      </w:r>
      <w:proofErr w:type="spellStart"/>
      <w:r w:rsidR="009F169C" w:rsidRPr="00893AB3">
        <w:rPr>
          <w:rFonts w:ascii="Times New Roman" w:hAnsi="Times New Roman"/>
          <w:sz w:val="24"/>
          <w:szCs w:val="24"/>
          <w:shd w:val="clear" w:color="auto" w:fill="FFFFFF"/>
          <w:lang w:val="es-ES"/>
        </w:rPr>
        <w:t>Goodnes</w:t>
      </w:r>
      <w:proofErr w:type="spellEnd"/>
      <w:r w:rsidR="009F169C" w:rsidRPr="00893AB3">
        <w:rPr>
          <w:rFonts w:ascii="Times New Roman" w:hAnsi="Times New Roman"/>
          <w:sz w:val="24"/>
          <w:szCs w:val="24"/>
          <w:shd w:val="clear" w:color="auto" w:fill="FFFFFF"/>
          <w:lang w:val="es-ES"/>
        </w:rPr>
        <w:t xml:space="preserve"> </w:t>
      </w:r>
      <w:proofErr w:type="spellStart"/>
      <w:r w:rsidR="009F169C" w:rsidRPr="00893AB3">
        <w:rPr>
          <w:rFonts w:ascii="Times New Roman" w:hAnsi="Times New Roman"/>
          <w:sz w:val="24"/>
          <w:szCs w:val="24"/>
          <w:shd w:val="clear" w:color="auto" w:fill="FFFFFF"/>
          <w:lang w:val="es-ES"/>
        </w:rPr>
        <w:t>of</w:t>
      </w:r>
      <w:proofErr w:type="spellEnd"/>
      <w:r w:rsidR="009F169C" w:rsidRPr="00893AB3">
        <w:rPr>
          <w:rFonts w:ascii="Times New Roman" w:hAnsi="Times New Roman"/>
          <w:sz w:val="24"/>
          <w:szCs w:val="24"/>
          <w:shd w:val="clear" w:color="auto" w:fill="FFFFFF"/>
          <w:lang w:val="es-ES"/>
        </w:rPr>
        <w:t xml:space="preserve"> </w:t>
      </w:r>
      <w:proofErr w:type="spellStart"/>
      <w:r w:rsidR="009F169C" w:rsidRPr="00893AB3">
        <w:rPr>
          <w:rFonts w:ascii="Times New Roman" w:hAnsi="Times New Roman"/>
          <w:sz w:val="24"/>
          <w:szCs w:val="24"/>
          <w:shd w:val="clear" w:color="auto" w:fill="FFFFFF"/>
          <w:lang w:val="es-ES"/>
        </w:rPr>
        <w:t>Fit</w:t>
      </w:r>
      <w:proofErr w:type="spellEnd"/>
      <w:r w:rsidR="009F169C" w:rsidRPr="00893AB3">
        <w:rPr>
          <w:rFonts w:ascii="Times New Roman" w:hAnsi="Times New Roman"/>
          <w:sz w:val="24"/>
          <w:szCs w:val="24"/>
          <w:shd w:val="clear" w:color="auto" w:fill="FFFFFF"/>
          <w:lang w:val="es-ES"/>
        </w:rPr>
        <w:t xml:space="preserve"> </w:t>
      </w:r>
      <w:proofErr w:type="spellStart"/>
      <w:r w:rsidR="009F169C" w:rsidRPr="00893AB3">
        <w:rPr>
          <w:rFonts w:ascii="Times New Roman" w:hAnsi="Times New Roman"/>
          <w:sz w:val="24"/>
          <w:szCs w:val="24"/>
          <w:shd w:val="clear" w:color="auto" w:fill="FFFFFF"/>
          <w:lang w:val="es-ES"/>
        </w:rPr>
        <w:t>Index</w:t>
      </w:r>
      <w:proofErr w:type="spellEnd"/>
      <w:r w:rsidR="009F169C" w:rsidRPr="00893AB3">
        <w:rPr>
          <w:rFonts w:ascii="Times New Roman" w:hAnsi="Times New Roman"/>
          <w:sz w:val="24"/>
          <w:szCs w:val="24"/>
          <w:shd w:val="clear" w:color="auto" w:fill="FFFFFF"/>
          <w:lang w:val="es-ES"/>
        </w:rPr>
        <w:t>) = 0,94; RMSEA (</w:t>
      </w:r>
      <w:proofErr w:type="spellStart"/>
      <w:r w:rsidR="009F169C" w:rsidRPr="00893AB3">
        <w:rPr>
          <w:rFonts w:ascii="Times New Roman" w:hAnsi="Times New Roman"/>
          <w:sz w:val="24"/>
          <w:szCs w:val="24"/>
          <w:shd w:val="clear" w:color="auto" w:fill="FFFFFF"/>
          <w:lang w:val="es-ES"/>
        </w:rPr>
        <w:t>Root</w:t>
      </w:r>
      <w:proofErr w:type="spellEnd"/>
      <w:r w:rsidR="009F169C" w:rsidRPr="00893AB3">
        <w:rPr>
          <w:rFonts w:ascii="Times New Roman" w:hAnsi="Times New Roman"/>
          <w:sz w:val="24"/>
          <w:szCs w:val="24"/>
          <w:shd w:val="clear" w:color="auto" w:fill="FFFFFF"/>
          <w:lang w:val="es-ES"/>
        </w:rPr>
        <w:t xml:space="preserve"> Mean Square Error </w:t>
      </w:r>
      <w:proofErr w:type="spellStart"/>
      <w:r w:rsidR="009F169C" w:rsidRPr="00893AB3">
        <w:rPr>
          <w:rFonts w:ascii="Times New Roman" w:hAnsi="Times New Roman"/>
          <w:sz w:val="24"/>
          <w:szCs w:val="24"/>
          <w:shd w:val="clear" w:color="auto" w:fill="FFFFFF"/>
          <w:lang w:val="es-ES"/>
        </w:rPr>
        <w:t>of</w:t>
      </w:r>
      <w:proofErr w:type="spellEnd"/>
      <w:r w:rsidR="009F169C" w:rsidRPr="00893AB3">
        <w:rPr>
          <w:rFonts w:ascii="Times New Roman" w:hAnsi="Times New Roman"/>
          <w:sz w:val="24"/>
          <w:szCs w:val="24"/>
          <w:shd w:val="clear" w:color="auto" w:fill="FFFFFF"/>
          <w:lang w:val="es-ES"/>
        </w:rPr>
        <w:t xml:space="preserve"> </w:t>
      </w:r>
      <w:proofErr w:type="spellStart"/>
      <w:r w:rsidR="009F169C" w:rsidRPr="00893AB3">
        <w:rPr>
          <w:rFonts w:ascii="Times New Roman" w:hAnsi="Times New Roman"/>
          <w:sz w:val="24"/>
          <w:szCs w:val="24"/>
          <w:shd w:val="clear" w:color="auto" w:fill="FFFFFF"/>
          <w:lang w:val="es-ES"/>
        </w:rPr>
        <w:t>Approximation</w:t>
      </w:r>
      <w:proofErr w:type="spellEnd"/>
      <w:r w:rsidR="009F169C" w:rsidRPr="00893AB3">
        <w:rPr>
          <w:rFonts w:ascii="Times New Roman" w:hAnsi="Times New Roman"/>
          <w:sz w:val="24"/>
          <w:szCs w:val="24"/>
          <w:shd w:val="clear" w:color="auto" w:fill="FFFFFF"/>
          <w:lang w:val="es-ES"/>
        </w:rPr>
        <w:t>) = 0,091 (IC = 0,079 - 0,103); SRMR (</w:t>
      </w:r>
      <w:proofErr w:type="spellStart"/>
      <w:r w:rsidR="009F169C" w:rsidRPr="00893AB3">
        <w:rPr>
          <w:rFonts w:ascii="Times New Roman" w:hAnsi="Times New Roman"/>
          <w:sz w:val="24"/>
          <w:szCs w:val="24"/>
          <w:shd w:val="clear" w:color="auto" w:fill="FFFFFF"/>
          <w:lang w:val="es-ES"/>
        </w:rPr>
        <w:t>Standardized</w:t>
      </w:r>
      <w:proofErr w:type="spellEnd"/>
      <w:r w:rsidR="009F169C" w:rsidRPr="00893AB3">
        <w:rPr>
          <w:rFonts w:ascii="Times New Roman" w:hAnsi="Times New Roman"/>
          <w:sz w:val="24"/>
          <w:szCs w:val="24"/>
          <w:shd w:val="clear" w:color="auto" w:fill="FFFFFF"/>
          <w:lang w:val="es-ES"/>
        </w:rPr>
        <w:t xml:space="preserve"> </w:t>
      </w:r>
      <w:proofErr w:type="spellStart"/>
      <w:r w:rsidR="009F169C" w:rsidRPr="00893AB3">
        <w:rPr>
          <w:rFonts w:ascii="Times New Roman" w:hAnsi="Times New Roman"/>
          <w:sz w:val="24"/>
          <w:szCs w:val="24"/>
          <w:shd w:val="clear" w:color="auto" w:fill="FFFFFF"/>
          <w:lang w:val="es-ES"/>
        </w:rPr>
        <w:t>Root</w:t>
      </w:r>
      <w:proofErr w:type="spellEnd"/>
      <w:r w:rsidR="009F169C" w:rsidRPr="00893AB3">
        <w:rPr>
          <w:rFonts w:ascii="Times New Roman" w:hAnsi="Times New Roman"/>
          <w:sz w:val="24"/>
          <w:szCs w:val="24"/>
          <w:shd w:val="clear" w:color="auto" w:fill="FFFFFF"/>
          <w:lang w:val="es-ES"/>
        </w:rPr>
        <w:t xml:space="preserve"> Mean Square Residual) = 0,0457] y fiabilidad [r= 0,838; Rivera 2016)</w:t>
      </w:r>
      <w:r w:rsidR="006952D6" w:rsidRPr="00893AB3">
        <w:rPr>
          <w:rFonts w:ascii="Times New Roman" w:hAnsi="Times New Roman"/>
          <w:sz w:val="24"/>
          <w:szCs w:val="24"/>
          <w:shd w:val="clear" w:color="auto" w:fill="FFFFFF"/>
          <w:lang w:val="es-ES"/>
        </w:rPr>
        <w:t>.</w:t>
      </w:r>
    </w:p>
    <w:p w14:paraId="10577B4F" w14:textId="77777777" w:rsidR="00210B5E" w:rsidRDefault="00A40A78" w:rsidP="00A872CF">
      <w:pPr>
        <w:spacing w:after="0" w:line="480" w:lineRule="auto"/>
        <w:ind w:firstLine="708"/>
        <w:jc w:val="both"/>
        <w:rPr>
          <w:rFonts w:ascii="Times New Roman" w:eastAsia="Times New Roman" w:hAnsi="Times New Roman" w:cs="Times New Roman"/>
          <w:bCs/>
          <w:iCs/>
          <w:sz w:val="24"/>
          <w:szCs w:val="24"/>
          <w:lang w:val="es-ES"/>
        </w:rPr>
      </w:pPr>
      <w:r w:rsidRPr="00893AB3">
        <w:rPr>
          <w:rFonts w:ascii="Times New Roman" w:eastAsia="Times New Roman" w:hAnsi="Times New Roman" w:cs="Times New Roman"/>
          <w:bCs/>
          <w:i/>
          <w:sz w:val="24"/>
          <w:szCs w:val="24"/>
          <w:lang w:val="es-ES"/>
        </w:rPr>
        <w:t>Test de copia y reproducción de una figura compleja de Rey</w:t>
      </w:r>
      <w:r w:rsidR="00116027" w:rsidRPr="00893AB3">
        <w:rPr>
          <w:rFonts w:ascii="Times New Roman" w:eastAsia="Times New Roman" w:hAnsi="Times New Roman" w:cs="Times New Roman"/>
          <w:bCs/>
          <w:i/>
          <w:sz w:val="24"/>
          <w:szCs w:val="24"/>
          <w:lang w:val="es-ES"/>
        </w:rPr>
        <w:t xml:space="preserve"> (</w:t>
      </w:r>
      <w:r w:rsidR="00C31F98" w:rsidRPr="00893AB3">
        <w:rPr>
          <w:rFonts w:ascii="Times New Roman" w:eastAsia="Times New Roman" w:hAnsi="Times New Roman" w:cs="Times New Roman"/>
          <w:bCs/>
          <w:i/>
          <w:sz w:val="24"/>
          <w:szCs w:val="24"/>
          <w:lang w:val="es-ES"/>
        </w:rPr>
        <w:t>Rey, 1941</w:t>
      </w:r>
      <w:r w:rsidR="00034B37" w:rsidRPr="00893AB3">
        <w:rPr>
          <w:rFonts w:ascii="Times New Roman" w:eastAsia="Times New Roman" w:hAnsi="Times New Roman" w:cs="Times New Roman"/>
          <w:bCs/>
          <w:i/>
          <w:sz w:val="24"/>
          <w:szCs w:val="24"/>
          <w:lang w:val="es-ES"/>
        </w:rPr>
        <w:t>)</w:t>
      </w:r>
      <w:r w:rsidR="00034B37" w:rsidRPr="00893AB3">
        <w:rPr>
          <w:rFonts w:ascii="Times New Roman" w:eastAsia="Times New Roman" w:hAnsi="Times New Roman" w:cs="Times New Roman"/>
          <w:bCs/>
          <w:iCs/>
          <w:sz w:val="24"/>
          <w:szCs w:val="24"/>
          <w:lang w:val="es-ES"/>
        </w:rPr>
        <w:t>: La</w:t>
      </w:r>
      <w:r w:rsidR="00C31F98" w:rsidRPr="00893AB3">
        <w:rPr>
          <w:rFonts w:ascii="Times New Roman" w:eastAsia="Times New Roman" w:hAnsi="Times New Roman" w:cs="Times New Roman"/>
          <w:bCs/>
          <w:iCs/>
          <w:sz w:val="24"/>
          <w:szCs w:val="24"/>
          <w:lang w:val="es-ES"/>
        </w:rPr>
        <w:t xml:space="preserve"> Figura Compleja de Rey es una prueba que mide la organización perceptual y la memoria visual (Rey, 2009). La prueba se divide dos partes: la primera, consiste en la copia de una figura compleja</w:t>
      </w:r>
      <w:r w:rsidR="00297775" w:rsidRPr="00893AB3">
        <w:rPr>
          <w:rFonts w:ascii="Times New Roman" w:eastAsia="Times New Roman" w:hAnsi="Times New Roman" w:cs="Times New Roman"/>
          <w:bCs/>
          <w:iCs/>
          <w:sz w:val="24"/>
          <w:szCs w:val="24"/>
          <w:lang w:val="es-ES"/>
        </w:rPr>
        <w:t xml:space="preserve"> (Figura A)</w:t>
      </w:r>
      <w:r w:rsidR="00C31F98" w:rsidRPr="00893AB3">
        <w:rPr>
          <w:rFonts w:ascii="Times New Roman" w:eastAsia="Times New Roman" w:hAnsi="Times New Roman" w:cs="Times New Roman"/>
          <w:bCs/>
          <w:iCs/>
          <w:sz w:val="24"/>
          <w:szCs w:val="24"/>
          <w:lang w:val="es-ES"/>
        </w:rPr>
        <w:t xml:space="preserve"> y la segunda parte, en la reproducción de memoria tras 3 minutos de espera (Rey, 2009). </w:t>
      </w:r>
    </w:p>
    <w:p w14:paraId="58BFB424" w14:textId="77777777" w:rsidR="00811258" w:rsidRDefault="00297775" w:rsidP="00A872CF">
      <w:pPr>
        <w:spacing w:after="0" w:line="480" w:lineRule="auto"/>
        <w:ind w:firstLine="708"/>
        <w:jc w:val="both"/>
        <w:rPr>
          <w:rFonts w:ascii="Times New Roman" w:eastAsia="Times New Roman" w:hAnsi="Times New Roman" w:cs="Times New Roman"/>
          <w:bCs/>
          <w:iCs/>
          <w:sz w:val="24"/>
          <w:szCs w:val="24"/>
          <w:lang w:val="es-ES"/>
        </w:rPr>
      </w:pPr>
      <w:r w:rsidRPr="00893AB3">
        <w:rPr>
          <w:rFonts w:ascii="Times New Roman" w:eastAsia="Times New Roman" w:hAnsi="Times New Roman" w:cs="Times New Roman"/>
          <w:bCs/>
          <w:iCs/>
          <w:sz w:val="24"/>
          <w:szCs w:val="24"/>
          <w:lang w:val="es-ES"/>
        </w:rPr>
        <w:lastRenderedPageBreak/>
        <w:t>L</w:t>
      </w:r>
      <w:r w:rsidR="00C31F98" w:rsidRPr="00893AB3">
        <w:rPr>
          <w:rFonts w:ascii="Times New Roman" w:eastAsia="Times New Roman" w:hAnsi="Times New Roman" w:cs="Times New Roman"/>
          <w:bCs/>
          <w:iCs/>
          <w:sz w:val="24"/>
          <w:szCs w:val="24"/>
          <w:lang w:val="es-ES"/>
        </w:rPr>
        <w:t>a figura es dividida en 18 elementos</w:t>
      </w:r>
      <w:r w:rsidRPr="00893AB3">
        <w:rPr>
          <w:rFonts w:ascii="Times New Roman" w:eastAsia="Times New Roman" w:hAnsi="Times New Roman" w:cs="Times New Roman"/>
          <w:bCs/>
          <w:iCs/>
          <w:sz w:val="24"/>
          <w:szCs w:val="24"/>
          <w:lang w:val="es-ES"/>
        </w:rPr>
        <w:t xml:space="preserve"> </w:t>
      </w:r>
      <w:r w:rsidR="00C31F98" w:rsidRPr="00893AB3">
        <w:rPr>
          <w:rFonts w:ascii="Times New Roman" w:eastAsia="Times New Roman" w:hAnsi="Times New Roman" w:cs="Times New Roman"/>
          <w:bCs/>
          <w:iCs/>
          <w:sz w:val="24"/>
          <w:szCs w:val="24"/>
          <w:lang w:val="es-ES"/>
        </w:rPr>
        <w:t>y cada elemento es clasificado atendiendo a la siguiente calificación: 2</w:t>
      </w:r>
      <w:r w:rsidRPr="00893AB3">
        <w:rPr>
          <w:rFonts w:ascii="Times New Roman" w:eastAsia="Times New Roman" w:hAnsi="Times New Roman" w:cs="Times New Roman"/>
          <w:bCs/>
          <w:iCs/>
          <w:sz w:val="24"/>
          <w:szCs w:val="24"/>
          <w:lang w:val="es-ES"/>
        </w:rPr>
        <w:t xml:space="preserve"> </w:t>
      </w:r>
      <w:r w:rsidR="00C31F98" w:rsidRPr="00893AB3">
        <w:rPr>
          <w:rFonts w:ascii="Times New Roman" w:eastAsia="Times New Roman" w:hAnsi="Times New Roman" w:cs="Times New Roman"/>
          <w:bCs/>
          <w:iCs/>
          <w:sz w:val="24"/>
          <w:szCs w:val="24"/>
          <w:lang w:val="es-ES"/>
        </w:rPr>
        <w:t>puntos si la precisión y la localización es buena, 1 punto si alguno de los</w:t>
      </w:r>
      <w:r w:rsidRPr="00893AB3">
        <w:rPr>
          <w:rFonts w:ascii="Times New Roman" w:eastAsia="Times New Roman" w:hAnsi="Times New Roman" w:cs="Times New Roman"/>
          <w:bCs/>
          <w:iCs/>
          <w:sz w:val="24"/>
          <w:szCs w:val="24"/>
          <w:lang w:val="es-ES"/>
        </w:rPr>
        <w:t xml:space="preserve"> </w:t>
      </w:r>
      <w:r w:rsidR="00C31F98" w:rsidRPr="00893AB3">
        <w:rPr>
          <w:rFonts w:ascii="Times New Roman" w:eastAsia="Times New Roman" w:hAnsi="Times New Roman" w:cs="Times New Roman"/>
          <w:bCs/>
          <w:iCs/>
          <w:sz w:val="24"/>
          <w:szCs w:val="24"/>
          <w:lang w:val="es-ES"/>
        </w:rPr>
        <w:t>dos criterios de precisión y localización es malo, 0.5 si en la precisión o</w:t>
      </w:r>
      <w:r w:rsidRPr="00893AB3">
        <w:rPr>
          <w:rFonts w:ascii="Times New Roman" w:eastAsia="Times New Roman" w:hAnsi="Times New Roman" w:cs="Times New Roman"/>
          <w:bCs/>
          <w:iCs/>
          <w:sz w:val="24"/>
          <w:szCs w:val="24"/>
          <w:lang w:val="es-ES"/>
        </w:rPr>
        <w:t xml:space="preserve"> </w:t>
      </w:r>
      <w:r w:rsidR="00C31F98" w:rsidRPr="00893AB3">
        <w:rPr>
          <w:rFonts w:ascii="Times New Roman" w:eastAsia="Times New Roman" w:hAnsi="Times New Roman" w:cs="Times New Roman"/>
          <w:bCs/>
          <w:iCs/>
          <w:sz w:val="24"/>
          <w:szCs w:val="24"/>
          <w:lang w:val="es-ES"/>
        </w:rPr>
        <w:t>en la localización un elemento es malo pero reconocible; y finalmente 0 si</w:t>
      </w:r>
      <w:r w:rsidRPr="00893AB3">
        <w:rPr>
          <w:rFonts w:ascii="Times New Roman" w:eastAsia="Times New Roman" w:hAnsi="Times New Roman" w:cs="Times New Roman"/>
          <w:bCs/>
          <w:iCs/>
          <w:sz w:val="24"/>
          <w:szCs w:val="24"/>
          <w:lang w:val="es-ES"/>
        </w:rPr>
        <w:t xml:space="preserve"> </w:t>
      </w:r>
      <w:r w:rsidR="00C31F98" w:rsidRPr="00893AB3">
        <w:rPr>
          <w:rFonts w:ascii="Times New Roman" w:eastAsia="Times New Roman" w:hAnsi="Times New Roman" w:cs="Times New Roman"/>
          <w:bCs/>
          <w:iCs/>
          <w:sz w:val="24"/>
          <w:szCs w:val="24"/>
          <w:lang w:val="es-ES"/>
        </w:rPr>
        <w:t>ambos, tanto la precisión como la localización, son malos o irreconocibles</w:t>
      </w:r>
      <w:r w:rsidRPr="00893AB3">
        <w:rPr>
          <w:rFonts w:ascii="Times New Roman" w:eastAsia="Times New Roman" w:hAnsi="Times New Roman" w:cs="Times New Roman"/>
          <w:bCs/>
          <w:iCs/>
          <w:sz w:val="24"/>
          <w:szCs w:val="24"/>
          <w:lang w:val="es-ES"/>
        </w:rPr>
        <w:t xml:space="preserve">, por tanto la calificación de la figura tanto en copia, como en memoria es de 0 a 36 puntos </w:t>
      </w:r>
      <w:r w:rsidR="00C31F98" w:rsidRPr="00893AB3">
        <w:rPr>
          <w:rFonts w:ascii="Times New Roman" w:eastAsia="Times New Roman" w:hAnsi="Times New Roman" w:cs="Times New Roman"/>
          <w:bCs/>
          <w:iCs/>
          <w:sz w:val="24"/>
          <w:szCs w:val="24"/>
          <w:lang w:val="es-ES"/>
        </w:rPr>
        <w:t>(Rey, 2009).</w:t>
      </w:r>
      <w:r w:rsidR="0001415E" w:rsidRPr="00893AB3">
        <w:rPr>
          <w:rFonts w:ascii="Times New Roman" w:eastAsia="Times New Roman" w:hAnsi="Times New Roman" w:cs="Times New Roman"/>
          <w:bCs/>
          <w:iCs/>
          <w:sz w:val="24"/>
          <w:szCs w:val="24"/>
          <w:lang w:val="es-ES"/>
        </w:rPr>
        <w:t xml:space="preserve"> </w:t>
      </w:r>
    </w:p>
    <w:p w14:paraId="0BC085AA" w14:textId="1D156490" w:rsidR="00A95073" w:rsidRPr="00893AB3" w:rsidRDefault="0001415E" w:rsidP="00A872CF">
      <w:pPr>
        <w:spacing w:after="0" w:line="480" w:lineRule="auto"/>
        <w:ind w:firstLine="708"/>
        <w:jc w:val="both"/>
        <w:rPr>
          <w:rFonts w:ascii="Times New Roman" w:eastAsia="Times New Roman" w:hAnsi="Times New Roman" w:cs="Times New Roman"/>
          <w:bCs/>
          <w:iCs/>
          <w:sz w:val="24"/>
          <w:szCs w:val="24"/>
          <w:highlight w:val="yellow"/>
          <w:lang w:val="es-ES"/>
        </w:rPr>
      </w:pPr>
      <w:r w:rsidRPr="00893AB3">
        <w:rPr>
          <w:rFonts w:ascii="Times New Roman" w:eastAsia="Times New Roman" w:hAnsi="Times New Roman" w:cs="Times New Roman"/>
          <w:bCs/>
          <w:iCs/>
          <w:sz w:val="24"/>
          <w:szCs w:val="24"/>
          <w:lang w:val="es-ES"/>
        </w:rPr>
        <w:t xml:space="preserve">El test de la figura compleja de Rey ha demostrado tener fiabilidad </w:t>
      </w:r>
      <w:r w:rsidR="00FD7447" w:rsidRPr="00893AB3">
        <w:rPr>
          <w:rFonts w:ascii="Times New Roman" w:eastAsia="Times New Roman" w:hAnsi="Times New Roman" w:cs="Times New Roman"/>
          <w:bCs/>
          <w:iCs/>
          <w:sz w:val="24"/>
          <w:szCs w:val="24"/>
          <w:lang w:val="es-ES"/>
        </w:rPr>
        <w:t xml:space="preserve">(coeficiente ponderado de 0,87) </w:t>
      </w:r>
      <w:r w:rsidRPr="00893AB3">
        <w:rPr>
          <w:rFonts w:ascii="Times New Roman" w:eastAsia="Times New Roman" w:hAnsi="Times New Roman" w:cs="Times New Roman"/>
          <w:bCs/>
          <w:iCs/>
          <w:sz w:val="24"/>
          <w:szCs w:val="24"/>
          <w:lang w:val="es-ES"/>
        </w:rPr>
        <w:t xml:space="preserve">y validez </w:t>
      </w:r>
      <w:r w:rsidR="00FD7447" w:rsidRPr="00893AB3">
        <w:rPr>
          <w:rFonts w:ascii="Times New Roman" w:eastAsia="Times New Roman" w:hAnsi="Times New Roman" w:cs="Times New Roman"/>
          <w:bCs/>
          <w:iCs/>
          <w:sz w:val="24"/>
          <w:szCs w:val="24"/>
          <w:lang w:val="es-ES"/>
        </w:rPr>
        <w:t xml:space="preserve">(concurrente; </w:t>
      </w:r>
      <w:proofErr w:type="spellStart"/>
      <w:r w:rsidR="00FD7447" w:rsidRPr="00893AB3">
        <w:rPr>
          <w:rFonts w:ascii="Times New Roman" w:eastAsia="Times New Roman" w:hAnsi="Times New Roman" w:cs="Times New Roman"/>
          <w:bCs/>
          <w:iCs/>
          <w:sz w:val="24"/>
          <w:szCs w:val="24"/>
          <w:lang w:val="es-ES"/>
        </w:rPr>
        <w:t>r’s</w:t>
      </w:r>
      <w:proofErr w:type="spellEnd"/>
      <w:r w:rsidR="00FD7447" w:rsidRPr="00893AB3">
        <w:rPr>
          <w:rFonts w:ascii="Times New Roman" w:eastAsia="Times New Roman" w:hAnsi="Times New Roman" w:cs="Times New Roman"/>
          <w:bCs/>
          <w:iCs/>
          <w:sz w:val="24"/>
          <w:szCs w:val="24"/>
          <w:lang w:val="es-ES"/>
        </w:rPr>
        <w:t xml:space="preserve">&gt;0.349; </w:t>
      </w:r>
      <w:proofErr w:type="spellStart"/>
      <w:r w:rsidR="00FD7447" w:rsidRPr="00893AB3">
        <w:rPr>
          <w:rFonts w:ascii="Times New Roman" w:eastAsia="Times New Roman" w:hAnsi="Times New Roman" w:cs="Times New Roman"/>
          <w:bCs/>
          <w:iCs/>
          <w:sz w:val="24"/>
          <w:szCs w:val="24"/>
          <w:lang w:val="es-ES"/>
        </w:rPr>
        <w:t>p’s</w:t>
      </w:r>
      <w:proofErr w:type="spellEnd"/>
      <w:r w:rsidR="00FD7447" w:rsidRPr="00893AB3">
        <w:rPr>
          <w:rFonts w:ascii="Times New Roman" w:eastAsia="Times New Roman" w:hAnsi="Times New Roman" w:cs="Times New Roman"/>
          <w:bCs/>
          <w:iCs/>
          <w:sz w:val="24"/>
          <w:szCs w:val="24"/>
          <w:lang w:val="es-ES"/>
        </w:rPr>
        <w:t xml:space="preserve">&lt;0.001) </w:t>
      </w:r>
      <w:r w:rsidRPr="00893AB3">
        <w:rPr>
          <w:rFonts w:ascii="Times New Roman" w:eastAsia="Times New Roman" w:hAnsi="Times New Roman" w:cs="Times New Roman"/>
          <w:bCs/>
          <w:iCs/>
          <w:sz w:val="24"/>
          <w:szCs w:val="24"/>
          <w:lang w:val="es-ES"/>
        </w:rPr>
        <w:t>en población colombiana</w:t>
      </w:r>
      <w:r w:rsidR="00FD7447" w:rsidRPr="00893AB3">
        <w:rPr>
          <w:rFonts w:ascii="Times New Roman" w:eastAsia="Times New Roman" w:hAnsi="Times New Roman" w:cs="Times New Roman"/>
          <w:bCs/>
          <w:iCs/>
          <w:sz w:val="24"/>
          <w:szCs w:val="24"/>
          <w:lang w:val="es-ES"/>
        </w:rPr>
        <w:t xml:space="preserve"> (Gu</w:t>
      </w:r>
      <w:r w:rsidR="00D563BD">
        <w:rPr>
          <w:rFonts w:ascii="Times New Roman" w:eastAsia="Times New Roman" w:hAnsi="Times New Roman" w:cs="Times New Roman"/>
          <w:bCs/>
          <w:iCs/>
          <w:sz w:val="24"/>
          <w:szCs w:val="24"/>
          <w:lang w:val="es-ES"/>
        </w:rPr>
        <w:t>á</w:t>
      </w:r>
      <w:r w:rsidR="00FD7447" w:rsidRPr="00893AB3">
        <w:rPr>
          <w:rFonts w:ascii="Times New Roman" w:eastAsia="Times New Roman" w:hAnsi="Times New Roman" w:cs="Times New Roman"/>
          <w:bCs/>
          <w:iCs/>
          <w:sz w:val="24"/>
          <w:szCs w:val="24"/>
          <w:lang w:val="es-ES"/>
        </w:rPr>
        <w:t>rdia-Olmos et al., 2015). Igualmente, es uno de los test más usados por neuropsicólogos en Colombia y Latinoamérica (Arango-Lasprilla et al., 2017).</w:t>
      </w:r>
    </w:p>
    <w:p w14:paraId="2AD6E73D" w14:textId="77777777" w:rsidR="00811258" w:rsidRDefault="006952D6" w:rsidP="00A872CF">
      <w:pPr>
        <w:spacing w:after="0" w:line="480" w:lineRule="auto"/>
        <w:jc w:val="both"/>
        <w:rPr>
          <w:rFonts w:ascii="Times New Roman" w:hAnsi="Times New Roman" w:cs="Times New Roman"/>
          <w:sz w:val="24"/>
          <w:szCs w:val="24"/>
          <w:lang w:val="es-ES"/>
        </w:rPr>
      </w:pPr>
      <w:r w:rsidRPr="00893AB3">
        <w:rPr>
          <w:rFonts w:ascii="Times New Roman" w:eastAsia="Times New Roman" w:hAnsi="Times New Roman" w:cs="Times New Roman"/>
          <w:bCs/>
          <w:iCs/>
          <w:sz w:val="24"/>
          <w:szCs w:val="24"/>
          <w:lang w:val="es-ES"/>
        </w:rPr>
        <w:tab/>
      </w:r>
      <w:r w:rsidR="00A40A78" w:rsidRPr="4D805283">
        <w:rPr>
          <w:rFonts w:ascii="Times New Roman" w:hAnsi="Times New Roman" w:cs="Times New Roman"/>
          <w:i/>
          <w:iCs/>
          <w:sz w:val="24"/>
          <w:szCs w:val="24"/>
          <w:lang w:val="es-ES"/>
        </w:rPr>
        <w:t>Cuestionario de aculturación</w:t>
      </w:r>
      <w:r w:rsidR="00A77A23" w:rsidRPr="2E3794F2">
        <w:rPr>
          <w:rFonts w:ascii="Times New Roman" w:hAnsi="Times New Roman" w:cs="Times New Roman"/>
          <w:b/>
          <w:bCs/>
          <w:sz w:val="24"/>
          <w:szCs w:val="24"/>
          <w:lang w:val="es-ES"/>
        </w:rPr>
        <w:t>:</w:t>
      </w:r>
      <w:r w:rsidR="00A77A23" w:rsidRPr="2E3794F2">
        <w:rPr>
          <w:rFonts w:ascii="Times New Roman" w:hAnsi="Times New Roman" w:cs="Times New Roman"/>
          <w:sz w:val="24"/>
          <w:szCs w:val="24"/>
          <w:lang w:val="es-ES"/>
        </w:rPr>
        <w:t xml:space="preserve"> </w:t>
      </w:r>
      <w:r w:rsidR="00A77A23" w:rsidRPr="00893AB3">
        <w:rPr>
          <w:rFonts w:ascii="Times New Roman" w:hAnsi="Times New Roman" w:cs="Times New Roman"/>
          <w:sz w:val="24"/>
          <w:szCs w:val="24"/>
          <w:lang w:val="es-ES"/>
        </w:rPr>
        <w:t xml:space="preserve">Con este cuestionario se buscó identificar en el participante </w:t>
      </w:r>
      <w:r w:rsidR="00A77A23" w:rsidRPr="00C557D9">
        <w:rPr>
          <w:rFonts w:ascii="Times New Roman" w:hAnsi="Times New Roman" w:cs="Times New Roman"/>
          <w:sz w:val="24"/>
          <w:szCs w:val="24"/>
          <w:lang w:val="es-ES"/>
        </w:rPr>
        <w:t>que</w:t>
      </w:r>
      <w:r w:rsidR="00A77A23" w:rsidRPr="00893AB3">
        <w:rPr>
          <w:rFonts w:ascii="Times New Roman" w:hAnsi="Times New Roman" w:cs="Times New Roman"/>
          <w:sz w:val="24"/>
          <w:szCs w:val="24"/>
          <w:lang w:val="es-ES"/>
        </w:rPr>
        <w:t xml:space="preserve"> tanto hace uso del idioma en la lectura como en la escritura y co</w:t>
      </w:r>
      <w:r w:rsidR="00F176A8" w:rsidRPr="00893AB3">
        <w:rPr>
          <w:rFonts w:ascii="Times New Roman" w:hAnsi="Times New Roman" w:cs="Times New Roman"/>
          <w:sz w:val="24"/>
          <w:szCs w:val="24"/>
          <w:lang w:val="es-ES"/>
        </w:rPr>
        <w:t>n</w:t>
      </w:r>
      <w:r w:rsidR="00A77A23" w:rsidRPr="00893AB3">
        <w:rPr>
          <w:rFonts w:ascii="Times New Roman" w:hAnsi="Times New Roman" w:cs="Times New Roman"/>
          <w:sz w:val="24"/>
          <w:szCs w:val="24"/>
          <w:lang w:val="es-ES"/>
        </w:rPr>
        <w:t xml:space="preserve">sta de preguntas con opción múltiple para elegir entre el idioma Embera y el español. </w:t>
      </w:r>
    </w:p>
    <w:p w14:paraId="0EC1C56F" w14:textId="485F01F0" w:rsidR="00A77A23" w:rsidRPr="00893AB3" w:rsidRDefault="00A77A23" w:rsidP="00811258">
      <w:pPr>
        <w:spacing w:after="0" w:line="480" w:lineRule="auto"/>
        <w:ind w:firstLine="708"/>
        <w:jc w:val="both"/>
        <w:rPr>
          <w:rFonts w:ascii="Times New Roman" w:hAnsi="Times New Roman" w:cs="Times New Roman"/>
          <w:sz w:val="24"/>
          <w:szCs w:val="24"/>
          <w:lang w:val="es-ES"/>
        </w:rPr>
      </w:pPr>
      <w:r w:rsidRPr="00893AB3">
        <w:rPr>
          <w:rFonts w:ascii="Times New Roman" w:hAnsi="Times New Roman" w:cs="Times New Roman"/>
          <w:sz w:val="24"/>
          <w:szCs w:val="24"/>
          <w:lang w:val="es-ES"/>
        </w:rPr>
        <w:t>El cuestionario está compuesto por</w:t>
      </w:r>
      <w:r w:rsidR="006952D6" w:rsidRPr="00893AB3">
        <w:rPr>
          <w:rFonts w:ascii="Times New Roman" w:hAnsi="Times New Roman" w:cs="Times New Roman"/>
          <w:sz w:val="24"/>
          <w:szCs w:val="24"/>
          <w:lang w:val="es-ES"/>
        </w:rPr>
        <w:t xml:space="preserve"> </w:t>
      </w:r>
      <w:r w:rsidR="009470A3" w:rsidRPr="00893AB3">
        <w:rPr>
          <w:rFonts w:ascii="Times New Roman" w:hAnsi="Times New Roman" w:cs="Times New Roman"/>
          <w:sz w:val="24"/>
          <w:szCs w:val="24"/>
          <w:lang w:val="es-ES"/>
        </w:rPr>
        <w:t>16</w:t>
      </w:r>
      <w:r w:rsidRPr="00893AB3">
        <w:rPr>
          <w:rFonts w:ascii="Times New Roman" w:hAnsi="Times New Roman" w:cs="Times New Roman"/>
          <w:sz w:val="24"/>
          <w:szCs w:val="24"/>
          <w:lang w:val="es-ES"/>
        </w:rPr>
        <w:t xml:space="preserve"> ítems que indagan sobre el lenguaje, las relaciones sociales, los rituales, la religión, vestimenta</w:t>
      </w:r>
      <w:r w:rsidR="00811258">
        <w:rPr>
          <w:rFonts w:ascii="Times New Roman" w:hAnsi="Times New Roman" w:cs="Times New Roman"/>
          <w:sz w:val="24"/>
          <w:szCs w:val="24"/>
          <w:lang w:val="es-ES"/>
        </w:rPr>
        <w:t>, entre otros.</w:t>
      </w:r>
      <w:r w:rsidRPr="00893AB3">
        <w:rPr>
          <w:rFonts w:ascii="Times New Roman" w:hAnsi="Times New Roman" w:cs="Times New Roman"/>
          <w:sz w:val="24"/>
          <w:szCs w:val="24"/>
          <w:lang w:val="es-ES"/>
        </w:rPr>
        <w:t xml:space="preserve"> </w:t>
      </w:r>
      <w:r w:rsidR="006952D6" w:rsidRPr="00893AB3">
        <w:rPr>
          <w:rFonts w:ascii="Times New Roman" w:hAnsi="Times New Roman" w:cs="Times New Roman"/>
          <w:sz w:val="24"/>
          <w:szCs w:val="24"/>
          <w:lang w:val="es-ES"/>
        </w:rPr>
        <w:t>Con respecto a la puntuación, el cuestionario</w:t>
      </w:r>
      <w:r w:rsidR="00F66481" w:rsidRPr="00893AB3">
        <w:rPr>
          <w:rFonts w:ascii="Times New Roman" w:hAnsi="Times New Roman" w:cs="Times New Roman"/>
          <w:sz w:val="24"/>
          <w:szCs w:val="24"/>
          <w:lang w:val="es-ES"/>
        </w:rPr>
        <w:t xml:space="preserve"> se calificada de 1 a 5 en cada uno de sus ítems y</w:t>
      </w:r>
      <w:r w:rsidR="006952D6" w:rsidRPr="00893AB3">
        <w:rPr>
          <w:rFonts w:ascii="Times New Roman" w:hAnsi="Times New Roman" w:cs="Times New Roman"/>
          <w:sz w:val="24"/>
          <w:szCs w:val="24"/>
          <w:lang w:val="es-ES"/>
        </w:rPr>
        <w:t xml:space="preserve"> tiene un rango</w:t>
      </w:r>
      <w:r w:rsidR="00F66481" w:rsidRPr="00893AB3">
        <w:rPr>
          <w:rFonts w:ascii="Times New Roman" w:hAnsi="Times New Roman" w:cs="Times New Roman"/>
          <w:sz w:val="24"/>
          <w:szCs w:val="24"/>
          <w:lang w:val="es-ES"/>
        </w:rPr>
        <w:t xml:space="preserve"> de puntuación final</w:t>
      </w:r>
      <w:r w:rsidR="006952D6" w:rsidRPr="00893AB3">
        <w:rPr>
          <w:rFonts w:ascii="Times New Roman" w:hAnsi="Times New Roman" w:cs="Times New Roman"/>
          <w:sz w:val="24"/>
          <w:szCs w:val="24"/>
          <w:lang w:val="es-ES"/>
        </w:rPr>
        <w:t xml:space="preserve"> entre </w:t>
      </w:r>
      <w:r w:rsidR="00F66481" w:rsidRPr="00893AB3">
        <w:rPr>
          <w:rFonts w:ascii="Times New Roman" w:hAnsi="Times New Roman" w:cs="Times New Roman"/>
          <w:sz w:val="24"/>
          <w:szCs w:val="24"/>
          <w:lang w:val="es-ES"/>
        </w:rPr>
        <w:t xml:space="preserve">16 a 80 </w:t>
      </w:r>
      <w:r w:rsidR="006952D6" w:rsidRPr="00893AB3">
        <w:rPr>
          <w:rFonts w:ascii="Times New Roman" w:hAnsi="Times New Roman" w:cs="Times New Roman"/>
          <w:sz w:val="24"/>
          <w:szCs w:val="24"/>
          <w:lang w:val="es-ES"/>
        </w:rPr>
        <w:t xml:space="preserve">puntos, donde a mayor puntuación, mayor </w:t>
      </w:r>
      <w:r w:rsidR="00F66481" w:rsidRPr="00893AB3">
        <w:rPr>
          <w:rFonts w:ascii="Times New Roman" w:hAnsi="Times New Roman" w:cs="Times New Roman"/>
          <w:sz w:val="24"/>
          <w:szCs w:val="24"/>
          <w:lang w:val="es-ES"/>
        </w:rPr>
        <w:t>aculturación</w:t>
      </w:r>
      <w:r w:rsidR="006952D6" w:rsidRPr="00893AB3">
        <w:rPr>
          <w:rFonts w:ascii="Times New Roman" w:hAnsi="Times New Roman" w:cs="Times New Roman"/>
          <w:sz w:val="24"/>
          <w:szCs w:val="24"/>
          <w:lang w:val="es-ES"/>
        </w:rPr>
        <w:t>.</w:t>
      </w:r>
    </w:p>
    <w:p w14:paraId="2F2CEC19" w14:textId="77777777" w:rsidR="001E3312" w:rsidRDefault="001E3312" w:rsidP="00A872CF">
      <w:pPr>
        <w:spacing w:after="0" w:line="480" w:lineRule="auto"/>
        <w:jc w:val="both"/>
        <w:rPr>
          <w:rFonts w:ascii="Times New Roman" w:hAnsi="Times New Roman" w:cs="Times New Roman"/>
          <w:b/>
          <w:bCs/>
          <w:sz w:val="24"/>
          <w:szCs w:val="24"/>
          <w:lang w:val="es-ES"/>
        </w:rPr>
      </w:pPr>
    </w:p>
    <w:p w14:paraId="5BE2C16D" w14:textId="09978571" w:rsidR="00202379" w:rsidRPr="00A872CF" w:rsidRDefault="001E3312" w:rsidP="00A872CF">
      <w:pPr>
        <w:spacing w:after="0" w:line="48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Recolección de datos </w:t>
      </w:r>
    </w:p>
    <w:p w14:paraId="54417385" w14:textId="6DB1F068" w:rsidR="00C557D9" w:rsidRDefault="00AA7550" w:rsidP="00A872CF">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Este estudio fue aprobado por el comité de ética de la Universidad de los Andes durante enero de 2020</w:t>
      </w:r>
      <w:r w:rsidR="00762B36" w:rsidRPr="4D805283">
        <w:rPr>
          <w:rFonts w:ascii="Times New Roman" w:hAnsi="Times New Roman" w:cs="Times New Roman"/>
          <w:sz w:val="24"/>
          <w:szCs w:val="24"/>
          <w:lang w:val="es-ES"/>
        </w:rPr>
        <w:t xml:space="preserve"> acta </w:t>
      </w:r>
      <w:r w:rsidR="00A872CF" w:rsidRPr="4D805283">
        <w:rPr>
          <w:rFonts w:ascii="Times New Roman" w:hAnsi="Times New Roman" w:cs="Times New Roman"/>
          <w:sz w:val="24"/>
          <w:szCs w:val="24"/>
          <w:lang w:val="es-ES"/>
        </w:rPr>
        <w:t>número</w:t>
      </w:r>
      <w:r w:rsidR="00762B36" w:rsidRPr="4D805283">
        <w:rPr>
          <w:rFonts w:ascii="Times New Roman" w:hAnsi="Times New Roman" w:cs="Times New Roman"/>
          <w:sz w:val="24"/>
          <w:szCs w:val="24"/>
          <w:lang w:val="es-ES"/>
        </w:rPr>
        <w:t xml:space="preserve"> </w:t>
      </w:r>
      <w:r w:rsidR="00A872CF" w:rsidRPr="4D805283">
        <w:rPr>
          <w:rFonts w:ascii="Times New Roman" w:hAnsi="Times New Roman" w:cs="Times New Roman"/>
          <w:sz w:val="24"/>
          <w:szCs w:val="24"/>
          <w:lang w:val="es-ES"/>
        </w:rPr>
        <w:t>202001281</w:t>
      </w:r>
      <w:r w:rsidR="00C557D9">
        <w:rPr>
          <w:rFonts w:ascii="Times New Roman" w:hAnsi="Times New Roman" w:cs="Times New Roman"/>
          <w:sz w:val="24"/>
          <w:szCs w:val="24"/>
          <w:lang w:val="es-ES"/>
        </w:rPr>
        <w:t xml:space="preserve"> y por la comunidad indígena mediante asamblea general.</w:t>
      </w:r>
      <w:r w:rsidRPr="4D805283">
        <w:rPr>
          <w:rFonts w:ascii="Times New Roman" w:hAnsi="Times New Roman" w:cs="Times New Roman"/>
          <w:sz w:val="24"/>
          <w:szCs w:val="24"/>
          <w:lang w:val="es-ES"/>
        </w:rPr>
        <w:t xml:space="preserve"> </w:t>
      </w:r>
    </w:p>
    <w:p w14:paraId="56DF1AAF" w14:textId="68D1B31C" w:rsidR="00C557D9" w:rsidRDefault="009C6303" w:rsidP="00A872CF">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L</w:t>
      </w:r>
      <w:r w:rsidR="00AA7550" w:rsidRPr="4D805283">
        <w:rPr>
          <w:rFonts w:ascii="Times New Roman" w:hAnsi="Times New Roman" w:cs="Times New Roman"/>
          <w:sz w:val="24"/>
          <w:szCs w:val="24"/>
          <w:lang w:val="es-ES"/>
        </w:rPr>
        <w:t xml:space="preserve">a administración de los instrumentos contó con el apoyo de una persona de la comunidad (estudiante </w:t>
      </w:r>
      <w:r w:rsidR="00F66481" w:rsidRPr="4D805283">
        <w:rPr>
          <w:rFonts w:ascii="Times New Roman" w:hAnsi="Times New Roman" w:cs="Times New Roman"/>
          <w:sz w:val="24"/>
          <w:szCs w:val="24"/>
          <w:lang w:val="es-ES"/>
        </w:rPr>
        <w:t xml:space="preserve">de último semestre </w:t>
      </w:r>
      <w:r w:rsidR="00AA7550" w:rsidRPr="4D805283">
        <w:rPr>
          <w:rFonts w:ascii="Times New Roman" w:hAnsi="Times New Roman" w:cs="Times New Roman"/>
          <w:sz w:val="24"/>
          <w:szCs w:val="24"/>
          <w:lang w:val="es-ES"/>
        </w:rPr>
        <w:t xml:space="preserve">de licenciatura en Ciencias Sociales de la </w:t>
      </w:r>
      <w:r w:rsidR="00AA7550" w:rsidRPr="4D805283">
        <w:rPr>
          <w:rFonts w:ascii="Times New Roman" w:hAnsi="Times New Roman" w:cs="Times New Roman"/>
          <w:sz w:val="24"/>
          <w:szCs w:val="24"/>
          <w:lang w:val="es-ES"/>
        </w:rPr>
        <w:lastRenderedPageBreak/>
        <w:t xml:space="preserve">Universidad de la Amazonia) que fue entrenado en la </w:t>
      </w:r>
      <w:r w:rsidRPr="4D805283">
        <w:rPr>
          <w:rFonts w:ascii="Times New Roman" w:hAnsi="Times New Roman" w:cs="Times New Roman"/>
          <w:sz w:val="24"/>
          <w:szCs w:val="24"/>
          <w:lang w:val="es-ES"/>
        </w:rPr>
        <w:t xml:space="preserve">administración </w:t>
      </w:r>
      <w:r w:rsidR="00AA7550" w:rsidRPr="4D805283">
        <w:rPr>
          <w:rFonts w:ascii="Times New Roman" w:hAnsi="Times New Roman" w:cs="Times New Roman"/>
          <w:sz w:val="24"/>
          <w:szCs w:val="24"/>
          <w:lang w:val="es-ES"/>
        </w:rPr>
        <w:t>de los mismos durante el segundo semestre de 2019 y los primeros meses del primer semestre de 2020.</w:t>
      </w:r>
      <w:r w:rsidRPr="4D805283">
        <w:rPr>
          <w:rFonts w:ascii="Times New Roman" w:hAnsi="Times New Roman" w:cs="Times New Roman"/>
          <w:sz w:val="24"/>
          <w:szCs w:val="24"/>
          <w:lang w:val="es-ES"/>
        </w:rPr>
        <w:t xml:space="preserve"> </w:t>
      </w:r>
    </w:p>
    <w:p w14:paraId="41895A04" w14:textId="37182D54" w:rsidR="00082C7B" w:rsidRPr="00A872CF" w:rsidRDefault="00463F10" w:rsidP="00A872CF">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 xml:space="preserve">A todos los participantes se les </w:t>
      </w:r>
      <w:r w:rsidR="00BE0DC6" w:rsidRPr="4D805283">
        <w:rPr>
          <w:rFonts w:ascii="Times New Roman" w:hAnsi="Times New Roman" w:cs="Times New Roman"/>
          <w:sz w:val="24"/>
          <w:szCs w:val="24"/>
          <w:lang w:val="es-ES"/>
        </w:rPr>
        <w:t>administr</w:t>
      </w:r>
      <w:r w:rsidR="00297775" w:rsidRPr="4D805283">
        <w:rPr>
          <w:rFonts w:ascii="Times New Roman" w:hAnsi="Times New Roman" w:cs="Times New Roman"/>
          <w:sz w:val="24"/>
          <w:szCs w:val="24"/>
          <w:lang w:val="es-ES"/>
        </w:rPr>
        <w:t>ó una batería de pruebas neuropsicológicas para evaluar los procesos de atención,</w:t>
      </w:r>
      <w:r w:rsidR="00FD7447" w:rsidRPr="4D805283">
        <w:rPr>
          <w:rFonts w:ascii="Times New Roman" w:hAnsi="Times New Roman" w:cs="Times New Roman"/>
          <w:sz w:val="24"/>
          <w:szCs w:val="24"/>
          <w:lang w:val="es-ES"/>
        </w:rPr>
        <w:t xml:space="preserve"> aprendiza</w:t>
      </w:r>
      <w:r w:rsidR="004A1462" w:rsidRPr="4D805283">
        <w:rPr>
          <w:rFonts w:ascii="Times New Roman" w:hAnsi="Times New Roman" w:cs="Times New Roman"/>
          <w:sz w:val="24"/>
          <w:szCs w:val="24"/>
          <w:lang w:val="es-ES"/>
        </w:rPr>
        <w:t>je</w:t>
      </w:r>
      <w:r w:rsidR="00FD7447" w:rsidRPr="4D805283">
        <w:rPr>
          <w:rFonts w:ascii="Times New Roman" w:hAnsi="Times New Roman" w:cs="Times New Roman"/>
          <w:sz w:val="24"/>
          <w:szCs w:val="24"/>
          <w:lang w:val="es-ES"/>
        </w:rPr>
        <w:t xml:space="preserve"> -</w:t>
      </w:r>
      <w:r w:rsidR="00297775" w:rsidRPr="4D805283">
        <w:rPr>
          <w:rFonts w:ascii="Times New Roman" w:hAnsi="Times New Roman" w:cs="Times New Roman"/>
          <w:sz w:val="24"/>
          <w:szCs w:val="24"/>
          <w:lang w:val="es-ES"/>
        </w:rPr>
        <w:t xml:space="preserve"> memoria</w:t>
      </w:r>
      <w:r w:rsidR="003B1F05" w:rsidRPr="4D805283">
        <w:rPr>
          <w:rFonts w:ascii="Times New Roman" w:hAnsi="Times New Roman" w:cs="Times New Roman"/>
          <w:sz w:val="24"/>
          <w:szCs w:val="24"/>
          <w:lang w:val="es-ES"/>
        </w:rPr>
        <w:t>, función ejecutiva y lenguaje</w:t>
      </w:r>
      <w:r w:rsidR="005B2FD2">
        <w:rPr>
          <w:rFonts w:ascii="Times New Roman" w:hAnsi="Times New Roman" w:cs="Times New Roman"/>
          <w:sz w:val="24"/>
          <w:szCs w:val="24"/>
          <w:lang w:val="es-ES"/>
        </w:rPr>
        <w:t>;</w:t>
      </w:r>
      <w:r w:rsidR="0001415E" w:rsidRPr="4D805283">
        <w:rPr>
          <w:rFonts w:ascii="Times New Roman" w:hAnsi="Times New Roman" w:cs="Times New Roman"/>
          <w:sz w:val="24"/>
          <w:szCs w:val="24"/>
          <w:lang w:val="es-ES"/>
        </w:rPr>
        <w:t xml:space="preserve"> </w:t>
      </w:r>
      <w:r w:rsidR="005B2FD2">
        <w:rPr>
          <w:rFonts w:ascii="Times New Roman" w:hAnsi="Times New Roman" w:cs="Times New Roman"/>
          <w:sz w:val="24"/>
          <w:szCs w:val="24"/>
          <w:lang w:val="es-ES"/>
        </w:rPr>
        <w:t>p</w:t>
      </w:r>
      <w:r w:rsidR="00082C7B" w:rsidRPr="4D805283">
        <w:rPr>
          <w:rFonts w:ascii="Times New Roman" w:hAnsi="Times New Roman" w:cs="Times New Roman"/>
          <w:sz w:val="24"/>
          <w:szCs w:val="24"/>
          <w:lang w:val="es-ES"/>
        </w:rPr>
        <w:t xml:space="preserve">ara establecer el orden de la administración de los test, se realizó una lista aleatorizada para cada participante, teniendo como objetivo evitar el sesgo de orden y condicionamiento cognitivo. </w:t>
      </w:r>
    </w:p>
    <w:p w14:paraId="73B85B9F" w14:textId="09C062AA" w:rsidR="00D355A1" w:rsidRPr="00A872CF" w:rsidRDefault="00C557D9" w:rsidP="00A872CF">
      <w:pPr>
        <w:spacing w:after="0" w:line="480" w:lineRule="auto"/>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Se aplicaron</w:t>
      </w:r>
      <w:r w:rsidR="00463F10" w:rsidRPr="4D805283">
        <w:rPr>
          <w:rFonts w:ascii="Times New Roman" w:hAnsi="Times New Roman" w:cs="Times New Roman"/>
          <w:sz w:val="24"/>
          <w:szCs w:val="24"/>
          <w:lang w:val="es-ES"/>
        </w:rPr>
        <w:t xml:space="preserve"> </w:t>
      </w:r>
      <w:r w:rsidR="009C6303" w:rsidRPr="4D805283">
        <w:rPr>
          <w:rFonts w:ascii="Times New Roman" w:hAnsi="Times New Roman" w:cs="Times New Roman"/>
          <w:sz w:val="24"/>
          <w:szCs w:val="24"/>
          <w:lang w:val="es-ES"/>
        </w:rPr>
        <w:t>tres</w:t>
      </w:r>
      <w:r w:rsidR="00463F10" w:rsidRPr="4D805283">
        <w:rPr>
          <w:rFonts w:ascii="Times New Roman" w:hAnsi="Times New Roman" w:cs="Times New Roman"/>
          <w:sz w:val="24"/>
          <w:szCs w:val="24"/>
          <w:lang w:val="es-ES"/>
        </w:rPr>
        <w:t xml:space="preserve"> pruebas de tamizaje y dependiendo de l</w:t>
      </w:r>
      <w:r w:rsidR="004A1462" w:rsidRPr="4D805283">
        <w:rPr>
          <w:rFonts w:ascii="Times New Roman" w:hAnsi="Times New Roman" w:cs="Times New Roman"/>
          <w:sz w:val="24"/>
          <w:szCs w:val="24"/>
          <w:lang w:val="es-ES"/>
        </w:rPr>
        <w:t xml:space="preserve">os resultados de estas </w:t>
      </w:r>
      <w:r w:rsidR="00463F10" w:rsidRPr="4D805283">
        <w:rPr>
          <w:rFonts w:ascii="Times New Roman" w:hAnsi="Times New Roman" w:cs="Times New Roman"/>
          <w:sz w:val="24"/>
          <w:szCs w:val="24"/>
          <w:lang w:val="es-ES"/>
        </w:rPr>
        <w:t>prueba</w:t>
      </w:r>
      <w:r w:rsidR="004A1462" w:rsidRPr="4D805283">
        <w:rPr>
          <w:rFonts w:ascii="Times New Roman" w:hAnsi="Times New Roman" w:cs="Times New Roman"/>
          <w:sz w:val="24"/>
          <w:szCs w:val="24"/>
          <w:lang w:val="es-ES"/>
        </w:rPr>
        <w:t>s</w:t>
      </w:r>
      <w:r w:rsidR="00463F10" w:rsidRPr="4D805283">
        <w:rPr>
          <w:rFonts w:ascii="Times New Roman" w:hAnsi="Times New Roman" w:cs="Times New Roman"/>
          <w:sz w:val="24"/>
          <w:szCs w:val="24"/>
          <w:lang w:val="es-ES"/>
        </w:rPr>
        <w:t xml:space="preserve">, </w:t>
      </w:r>
      <w:r w:rsidR="005B2FD2">
        <w:rPr>
          <w:rFonts w:ascii="Times New Roman" w:hAnsi="Times New Roman" w:cs="Times New Roman"/>
          <w:sz w:val="24"/>
          <w:szCs w:val="24"/>
          <w:lang w:val="es-ES"/>
        </w:rPr>
        <w:t xml:space="preserve">los participantes </w:t>
      </w:r>
      <w:r w:rsidR="00463F10" w:rsidRPr="4D805283">
        <w:rPr>
          <w:rFonts w:ascii="Times New Roman" w:hAnsi="Times New Roman" w:cs="Times New Roman"/>
          <w:sz w:val="24"/>
          <w:szCs w:val="24"/>
          <w:lang w:val="es-ES"/>
        </w:rPr>
        <w:t xml:space="preserve">se </w:t>
      </w:r>
      <w:r w:rsidR="004A1462" w:rsidRPr="4D805283">
        <w:rPr>
          <w:rFonts w:ascii="Times New Roman" w:hAnsi="Times New Roman" w:cs="Times New Roman"/>
          <w:sz w:val="24"/>
          <w:szCs w:val="24"/>
          <w:lang w:val="es-ES"/>
        </w:rPr>
        <w:t>inclu</w:t>
      </w:r>
      <w:r>
        <w:rPr>
          <w:rFonts w:ascii="Times New Roman" w:hAnsi="Times New Roman" w:cs="Times New Roman"/>
          <w:sz w:val="24"/>
          <w:szCs w:val="24"/>
          <w:lang w:val="es-ES"/>
        </w:rPr>
        <w:t>yero</w:t>
      </w:r>
      <w:r w:rsidR="004A1462" w:rsidRPr="4D805283">
        <w:rPr>
          <w:rFonts w:ascii="Times New Roman" w:hAnsi="Times New Roman" w:cs="Times New Roman"/>
          <w:sz w:val="24"/>
          <w:szCs w:val="24"/>
          <w:lang w:val="es-ES"/>
        </w:rPr>
        <w:t xml:space="preserve">n o no como </w:t>
      </w:r>
      <w:r w:rsidR="00463F10" w:rsidRPr="4D805283">
        <w:rPr>
          <w:rFonts w:ascii="Times New Roman" w:hAnsi="Times New Roman" w:cs="Times New Roman"/>
          <w:sz w:val="24"/>
          <w:szCs w:val="24"/>
          <w:lang w:val="es-ES"/>
        </w:rPr>
        <w:t xml:space="preserve">parte </w:t>
      </w:r>
      <w:r w:rsidR="004A1462" w:rsidRPr="4D805283">
        <w:rPr>
          <w:rFonts w:ascii="Times New Roman" w:hAnsi="Times New Roman" w:cs="Times New Roman"/>
          <w:sz w:val="24"/>
          <w:szCs w:val="24"/>
          <w:lang w:val="es-ES"/>
        </w:rPr>
        <w:t xml:space="preserve">del </w:t>
      </w:r>
      <w:r w:rsidR="00463F10" w:rsidRPr="4D805283">
        <w:rPr>
          <w:rFonts w:ascii="Times New Roman" w:hAnsi="Times New Roman" w:cs="Times New Roman"/>
          <w:sz w:val="24"/>
          <w:szCs w:val="24"/>
          <w:lang w:val="es-ES"/>
        </w:rPr>
        <w:t xml:space="preserve">estudio. </w:t>
      </w:r>
      <w:r w:rsidR="000F7D41" w:rsidRPr="4D805283">
        <w:rPr>
          <w:rFonts w:ascii="Times New Roman" w:hAnsi="Times New Roman" w:cs="Times New Roman"/>
          <w:sz w:val="24"/>
          <w:szCs w:val="24"/>
          <w:lang w:val="es-ES"/>
        </w:rPr>
        <w:t xml:space="preserve">Se realizaron 2 pruebas piloto para determinar </w:t>
      </w:r>
      <w:r w:rsidR="00B60F54" w:rsidRPr="4D805283">
        <w:rPr>
          <w:rFonts w:ascii="Times New Roman" w:hAnsi="Times New Roman" w:cs="Times New Roman"/>
          <w:sz w:val="24"/>
          <w:szCs w:val="24"/>
          <w:lang w:val="es-ES"/>
        </w:rPr>
        <w:t xml:space="preserve">si los participantes entendían claramente las instrucciones de cada </w:t>
      </w:r>
      <w:r w:rsidR="00082C7B" w:rsidRPr="4D805283">
        <w:rPr>
          <w:rFonts w:ascii="Times New Roman" w:hAnsi="Times New Roman" w:cs="Times New Roman"/>
          <w:sz w:val="24"/>
          <w:szCs w:val="24"/>
          <w:lang w:val="es-ES"/>
        </w:rPr>
        <w:t>una</w:t>
      </w:r>
      <w:r w:rsidR="00B60F54" w:rsidRPr="4D805283">
        <w:rPr>
          <w:rFonts w:ascii="Times New Roman" w:hAnsi="Times New Roman" w:cs="Times New Roman"/>
          <w:sz w:val="24"/>
          <w:szCs w:val="24"/>
          <w:lang w:val="es-ES"/>
        </w:rPr>
        <w:t xml:space="preserve"> de las tareas neuropsicológicas que debían desempeñar</w:t>
      </w:r>
      <w:r w:rsidR="000F7D41" w:rsidRPr="4D805283">
        <w:rPr>
          <w:rFonts w:ascii="Times New Roman" w:hAnsi="Times New Roman" w:cs="Times New Roman"/>
          <w:sz w:val="24"/>
          <w:szCs w:val="24"/>
          <w:lang w:val="es-ES"/>
        </w:rPr>
        <w:t xml:space="preserve">. </w:t>
      </w:r>
      <w:r>
        <w:rPr>
          <w:rFonts w:ascii="Times New Roman" w:hAnsi="Times New Roman" w:cs="Times New Roman"/>
          <w:sz w:val="24"/>
          <w:szCs w:val="24"/>
          <w:lang w:val="es-ES"/>
        </w:rPr>
        <w:t xml:space="preserve"> </w:t>
      </w:r>
      <w:r w:rsidR="004A1462" w:rsidRPr="4D805283">
        <w:rPr>
          <w:rFonts w:ascii="Times New Roman" w:hAnsi="Times New Roman" w:cs="Times New Roman"/>
          <w:sz w:val="24"/>
          <w:szCs w:val="24"/>
          <w:lang w:val="es-ES"/>
        </w:rPr>
        <w:t xml:space="preserve">Los resultados de las pruebas piloto mostraron que los participantes entendían las instrucciones de los test </w:t>
      </w:r>
      <w:r w:rsidR="00D93D8B" w:rsidRPr="4D805283">
        <w:rPr>
          <w:rFonts w:ascii="Times New Roman" w:hAnsi="Times New Roman" w:cs="Times New Roman"/>
          <w:sz w:val="24"/>
          <w:szCs w:val="24"/>
          <w:lang w:val="es-ES"/>
        </w:rPr>
        <w:t>de manera adecuada. L</w:t>
      </w:r>
      <w:r w:rsidR="00D355A1" w:rsidRPr="4D805283">
        <w:rPr>
          <w:rFonts w:ascii="Times New Roman" w:hAnsi="Times New Roman" w:cs="Times New Roman"/>
          <w:sz w:val="24"/>
          <w:szCs w:val="24"/>
          <w:lang w:val="es-ES"/>
        </w:rPr>
        <w:t xml:space="preserve">a recolección de la información se </w:t>
      </w:r>
      <w:r w:rsidR="00F176A8" w:rsidRPr="4D805283">
        <w:rPr>
          <w:rFonts w:ascii="Times New Roman" w:hAnsi="Times New Roman" w:cs="Times New Roman"/>
          <w:sz w:val="24"/>
          <w:szCs w:val="24"/>
          <w:lang w:val="es-ES"/>
        </w:rPr>
        <w:t>llevó</w:t>
      </w:r>
      <w:r w:rsidR="00D355A1" w:rsidRPr="4D805283">
        <w:rPr>
          <w:rFonts w:ascii="Times New Roman" w:hAnsi="Times New Roman" w:cs="Times New Roman"/>
          <w:sz w:val="24"/>
          <w:szCs w:val="24"/>
          <w:lang w:val="es-ES"/>
        </w:rPr>
        <w:t xml:space="preserve"> a cabo </w:t>
      </w:r>
      <w:r w:rsidR="005B2FD2">
        <w:rPr>
          <w:rFonts w:ascii="Times New Roman" w:hAnsi="Times New Roman" w:cs="Times New Roman"/>
          <w:sz w:val="24"/>
          <w:szCs w:val="24"/>
          <w:lang w:val="es-ES"/>
        </w:rPr>
        <w:t xml:space="preserve">entre </w:t>
      </w:r>
      <w:r w:rsidR="00D355A1" w:rsidRPr="4D805283">
        <w:rPr>
          <w:rFonts w:ascii="Times New Roman" w:hAnsi="Times New Roman" w:cs="Times New Roman"/>
          <w:sz w:val="24"/>
          <w:szCs w:val="24"/>
          <w:lang w:val="es-ES"/>
        </w:rPr>
        <w:t>febrero y julio de 2020.</w:t>
      </w:r>
    </w:p>
    <w:p w14:paraId="4B69AE79" w14:textId="532665B1" w:rsidR="0A6CEBF7" w:rsidRDefault="0A6CEBF7" w:rsidP="0A6CEBF7">
      <w:pPr>
        <w:spacing w:after="0" w:line="480" w:lineRule="auto"/>
        <w:jc w:val="both"/>
        <w:rPr>
          <w:rFonts w:ascii="Times New Roman" w:hAnsi="Times New Roman" w:cs="Times New Roman"/>
          <w:b/>
          <w:bCs/>
          <w:sz w:val="24"/>
          <w:szCs w:val="24"/>
          <w:lang w:val="es-ES"/>
        </w:rPr>
      </w:pPr>
      <w:commentRangeStart w:id="8"/>
    </w:p>
    <w:p w14:paraId="21721917" w14:textId="7EE6B8D8" w:rsidR="00202379" w:rsidRPr="00A872CF" w:rsidRDefault="00372C8D" w:rsidP="00A872CF">
      <w:pPr>
        <w:spacing w:after="0" w:line="480" w:lineRule="auto"/>
        <w:jc w:val="both"/>
        <w:rPr>
          <w:rFonts w:ascii="Times New Roman" w:hAnsi="Times New Roman" w:cs="Times New Roman"/>
          <w:b/>
          <w:bCs/>
          <w:sz w:val="24"/>
          <w:szCs w:val="24"/>
          <w:lang w:val="es-ES"/>
        </w:rPr>
      </w:pPr>
      <w:r w:rsidRPr="0A6CEBF7">
        <w:rPr>
          <w:rFonts w:ascii="Times New Roman" w:hAnsi="Times New Roman" w:cs="Times New Roman"/>
          <w:b/>
          <w:bCs/>
          <w:sz w:val="24"/>
          <w:szCs w:val="24"/>
          <w:lang w:val="es-ES"/>
        </w:rPr>
        <w:t>Análisis de datos</w:t>
      </w:r>
    </w:p>
    <w:p w14:paraId="0817932A" w14:textId="216194EF" w:rsidR="5150AA2E" w:rsidRDefault="5150AA2E" w:rsidP="0A6CEBF7">
      <w:pPr>
        <w:spacing w:after="0" w:line="480" w:lineRule="auto"/>
        <w:ind w:firstLine="708"/>
        <w:jc w:val="both"/>
        <w:rPr>
          <w:rFonts w:ascii="Times New Roman" w:hAnsi="Times New Roman" w:cs="Times New Roman"/>
          <w:sz w:val="24"/>
          <w:szCs w:val="24"/>
          <w:lang w:val="es-ES"/>
        </w:rPr>
      </w:pPr>
      <w:r w:rsidRPr="0A6CEBF7">
        <w:rPr>
          <w:rFonts w:ascii="Times New Roman" w:hAnsi="Times New Roman" w:cs="Times New Roman"/>
          <w:sz w:val="24"/>
          <w:szCs w:val="24"/>
          <w:lang w:val="es-ES"/>
        </w:rPr>
        <w:t xml:space="preserve">Para el presente estudio se </w:t>
      </w:r>
      <w:r w:rsidRPr="0A6CEBF7">
        <w:rPr>
          <w:rFonts w:ascii="Times New Roman" w:hAnsi="Times New Roman" w:cs="Times New Roman"/>
          <w:sz w:val="24"/>
          <w:szCs w:val="24"/>
          <w:highlight w:val="yellow"/>
          <w:lang w:val="es-ES"/>
        </w:rPr>
        <w:t>analizar</w:t>
      </w:r>
      <w:r w:rsidR="00C557D9">
        <w:rPr>
          <w:rFonts w:ascii="Times New Roman" w:hAnsi="Times New Roman" w:cs="Times New Roman"/>
          <w:sz w:val="24"/>
          <w:szCs w:val="24"/>
          <w:highlight w:val="yellow"/>
          <w:lang w:val="es-ES"/>
        </w:rPr>
        <w:t>on</w:t>
      </w:r>
      <w:r w:rsidR="00C557D9">
        <w:rPr>
          <w:rFonts w:ascii="Times New Roman" w:hAnsi="Times New Roman" w:cs="Times New Roman"/>
          <w:sz w:val="24"/>
          <w:szCs w:val="24"/>
          <w:lang w:val="es-ES"/>
        </w:rPr>
        <w:t xml:space="preserve"> </w:t>
      </w:r>
      <w:r w:rsidRPr="0A6CEBF7">
        <w:rPr>
          <w:rFonts w:ascii="Times New Roman" w:hAnsi="Times New Roman" w:cs="Times New Roman"/>
          <w:sz w:val="24"/>
          <w:szCs w:val="24"/>
          <w:lang w:val="es-ES"/>
        </w:rPr>
        <w:t xml:space="preserve">los test que evalúan aprendizaje y memoria (Rivera et al., 2019). </w:t>
      </w:r>
      <w:proofErr w:type="spellStart"/>
      <w:proofErr w:type="gramStart"/>
      <w:r w:rsidRPr="0A6CEBF7">
        <w:rPr>
          <w:rFonts w:ascii="Times New Roman" w:hAnsi="Times New Roman" w:cs="Times New Roman"/>
          <w:sz w:val="24"/>
          <w:szCs w:val="24"/>
          <w:lang w:val="es-ES"/>
        </w:rPr>
        <w:t>Cuales</w:t>
      </w:r>
      <w:proofErr w:type="spellEnd"/>
      <w:r w:rsidRPr="0A6CEBF7">
        <w:rPr>
          <w:rFonts w:ascii="Times New Roman" w:hAnsi="Times New Roman" w:cs="Times New Roman"/>
          <w:sz w:val="24"/>
          <w:szCs w:val="24"/>
          <w:lang w:val="es-ES"/>
        </w:rPr>
        <w:t xml:space="preserve"> son las razones para esto?</w:t>
      </w:r>
      <w:commentRangeEnd w:id="8"/>
      <w:proofErr w:type="gramEnd"/>
      <w:r>
        <w:commentReference w:id="8"/>
      </w:r>
    </w:p>
    <w:p w14:paraId="7848503B" w14:textId="316B0E68" w:rsidR="003D5D77" w:rsidRPr="00893AB3" w:rsidRDefault="003E3C3B" w:rsidP="00A872CF">
      <w:pPr>
        <w:spacing w:after="0" w:line="480" w:lineRule="auto"/>
        <w:ind w:firstLine="708"/>
        <w:jc w:val="both"/>
        <w:rPr>
          <w:rFonts w:ascii="Times New Roman" w:hAnsi="Times New Roman" w:cs="Times New Roman"/>
          <w:sz w:val="24"/>
          <w:szCs w:val="24"/>
          <w:lang w:val="es-ES"/>
        </w:rPr>
      </w:pPr>
      <w:r w:rsidRPr="2E3794F2">
        <w:rPr>
          <w:rFonts w:ascii="Times New Roman" w:hAnsi="Times New Roman" w:cs="Times New Roman"/>
          <w:sz w:val="24"/>
          <w:szCs w:val="24"/>
          <w:lang w:val="es-ES"/>
        </w:rPr>
        <w:t xml:space="preserve">Para el análisis descriptivo de las variables cualitativas se usó la </w:t>
      </w:r>
      <w:r w:rsidR="003D5D77" w:rsidRPr="2E3794F2">
        <w:rPr>
          <w:rFonts w:ascii="Times New Roman" w:hAnsi="Times New Roman" w:cs="Times New Roman"/>
          <w:sz w:val="24"/>
          <w:szCs w:val="24"/>
          <w:lang w:val="es-ES"/>
        </w:rPr>
        <w:t>distribución de frecuencias</w:t>
      </w:r>
      <w:r w:rsidRPr="2E3794F2">
        <w:rPr>
          <w:rFonts w:ascii="Times New Roman" w:hAnsi="Times New Roman" w:cs="Times New Roman"/>
          <w:sz w:val="24"/>
          <w:szCs w:val="24"/>
          <w:lang w:val="es-ES"/>
        </w:rPr>
        <w:t xml:space="preserve">, mientras que para </w:t>
      </w:r>
      <w:r w:rsidR="003D5D77" w:rsidRPr="2E3794F2">
        <w:rPr>
          <w:rFonts w:ascii="Times New Roman" w:hAnsi="Times New Roman" w:cs="Times New Roman"/>
          <w:sz w:val="24"/>
          <w:szCs w:val="24"/>
          <w:lang w:val="es-ES"/>
        </w:rPr>
        <w:t xml:space="preserve">las variables </w:t>
      </w:r>
      <w:r w:rsidRPr="2E3794F2">
        <w:rPr>
          <w:rFonts w:ascii="Times New Roman" w:hAnsi="Times New Roman" w:cs="Times New Roman"/>
          <w:sz w:val="24"/>
          <w:szCs w:val="24"/>
          <w:lang w:val="es-ES"/>
        </w:rPr>
        <w:t xml:space="preserve">cuantitativas </w:t>
      </w:r>
      <w:r w:rsidR="0034399D" w:rsidRPr="2E3794F2">
        <w:rPr>
          <w:rFonts w:ascii="Times New Roman" w:hAnsi="Times New Roman" w:cs="Times New Roman"/>
          <w:sz w:val="24"/>
          <w:szCs w:val="24"/>
          <w:lang w:val="es-ES"/>
        </w:rPr>
        <w:t>se usaron las</w:t>
      </w:r>
      <w:r w:rsidR="003D5D77" w:rsidRPr="2E3794F2">
        <w:rPr>
          <w:rFonts w:ascii="Times New Roman" w:hAnsi="Times New Roman" w:cs="Times New Roman"/>
          <w:sz w:val="24"/>
          <w:szCs w:val="24"/>
          <w:lang w:val="es-ES"/>
        </w:rPr>
        <w:t xml:space="preserve"> </w:t>
      </w:r>
      <w:r w:rsidR="0034399D" w:rsidRPr="2E3794F2">
        <w:rPr>
          <w:rFonts w:ascii="Times New Roman" w:hAnsi="Times New Roman" w:cs="Times New Roman"/>
          <w:sz w:val="24"/>
          <w:szCs w:val="24"/>
          <w:lang w:val="es-ES"/>
        </w:rPr>
        <w:t>medidas de tendencia central y de dispersión. Para la evaluación de los supuesto</w:t>
      </w:r>
      <w:r w:rsidR="008C6767" w:rsidRPr="2E3794F2">
        <w:rPr>
          <w:rFonts w:ascii="Times New Roman" w:hAnsi="Times New Roman" w:cs="Times New Roman"/>
          <w:sz w:val="24"/>
          <w:szCs w:val="24"/>
          <w:lang w:val="es-ES"/>
        </w:rPr>
        <w:t>s</w:t>
      </w:r>
      <w:r w:rsidR="0034399D" w:rsidRPr="2E3794F2">
        <w:rPr>
          <w:rFonts w:ascii="Times New Roman" w:hAnsi="Times New Roman" w:cs="Times New Roman"/>
          <w:sz w:val="24"/>
          <w:szCs w:val="24"/>
          <w:lang w:val="es-ES"/>
        </w:rPr>
        <w:t xml:space="preserve"> de normalidad se</w:t>
      </w:r>
      <w:r w:rsidR="00F80001" w:rsidRPr="2E3794F2">
        <w:rPr>
          <w:rFonts w:ascii="Times New Roman" w:hAnsi="Times New Roman" w:cs="Times New Roman"/>
          <w:sz w:val="24"/>
          <w:szCs w:val="24"/>
          <w:lang w:val="es-ES"/>
        </w:rPr>
        <w:t xml:space="preserve"> usó</w:t>
      </w:r>
      <w:r w:rsidR="0034399D" w:rsidRPr="2E3794F2">
        <w:rPr>
          <w:rFonts w:ascii="Times New Roman" w:hAnsi="Times New Roman" w:cs="Times New Roman"/>
          <w:sz w:val="24"/>
          <w:szCs w:val="24"/>
          <w:lang w:val="es-ES"/>
        </w:rPr>
        <w:t xml:space="preserve"> </w:t>
      </w:r>
      <w:r w:rsidR="003D5D77" w:rsidRPr="2E3794F2">
        <w:rPr>
          <w:rFonts w:ascii="Times New Roman" w:hAnsi="Times New Roman" w:cs="Times New Roman"/>
          <w:sz w:val="24"/>
          <w:szCs w:val="24"/>
          <w:lang w:val="es-ES"/>
        </w:rPr>
        <w:t xml:space="preserve">el estadístico de </w:t>
      </w:r>
      <w:proofErr w:type="spellStart"/>
      <w:r w:rsidR="003D5D77" w:rsidRPr="2E3794F2">
        <w:rPr>
          <w:rFonts w:ascii="Times New Roman" w:hAnsi="Times New Roman" w:cs="Times New Roman"/>
          <w:sz w:val="24"/>
          <w:szCs w:val="24"/>
          <w:lang w:val="es-ES"/>
        </w:rPr>
        <w:t>Kolmogorov</w:t>
      </w:r>
      <w:proofErr w:type="spellEnd"/>
      <w:r w:rsidR="003D5D77" w:rsidRPr="2E3794F2">
        <w:rPr>
          <w:rFonts w:ascii="Times New Roman" w:hAnsi="Times New Roman" w:cs="Times New Roman"/>
          <w:sz w:val="24"/>
          <w:szCs w:val="24"/>
          <w:lang w:val="es-ES"/>
        </w:rPr>
        <w:t xml:space="preserve"> </w:t>
      </w:r>
      <w:proofErr w:type="spellStart"/>
      <w:r w:rsidR="003D5D77" w:rsidRPr="2E3794F2">
        <w:rPr>
          <w:rFonts w:ascii="Times New Roman" w:hAnsi="Times New Roman" w:cs="Times New Roman"/>
          <w:sz w:val="24"/>
          <w:szCs w:val="24"/>
          <w:lang w:val="es-ES"/>
        </w:rPr>
        <w:t>Smirnov</w:t>
      </w:r>
      <w:proofErr w:type="spellEnd"/>
      <w:r w:rsidR="003D5D77" w:rsidRPr="2E3794F2">
        <w:rPr>
          <w:rFonts w:ascii="Times New Roman" w:hAnsi="Times New Roman" w:cs="Times New Roman"/>
          <w:sz w:val="24"/>
          <w:szCs w:val="24"/>
          <w:lang w:val="es-ES"/>
        </w:rPr>
        <w:t xml:space="preserve"> </w:t>
      </w:r>
      <w:r w:rsidR="00F80001" w:rsidRPr="2E3794F2">
        <w:rPr>
          <w:rFonts w:ascii="Times New Roman" w:hAnsi="Times New Roman" w:cs="Times New Roman"/>
          <w:sz w:val="24"/>
          <w:szCs w:val="24"/>
          <w:lang w:val="es-ES"/>
        </w:rPr>
        <w:t>y los</w:t>
      </w:r>
      <w:r w:rsidR="003D5D77" w:rsidRPr="2E3794F2">
        <w:rPr>
          <w:rFonts w:ascii="Times New Roman" w:hAnsi="Times New Roman" w:cs="Times New Roman"/>
          <w:sz w:val="24"/>
          <w:szCs w:val="24"/>
          <w:lang w:val="es-ES"/>
        </w:rPr>
        <w:t xml:space="preserve"> </w:t>
      </w:r>
      <w:r w:rsidR="00811258" w:rsidRPr="2E3794F2">
        <w:rPr>
          <w:rFonts w:ascii="Times New Roman" w:hAnsi="Times New Roman" w:cs="Times New Roman"/>
          <w:sz w:val="24"/>
          <w:szCs w:val="24"/>
          <w:lang w:val="es-ES"/>
        </w:rPr>
        <w:t>histogramas</w:t>
      </w:r>
      <w:r w:rsidR="00811258">
        <w:rPr>
          <w:rFonts w:ascii="Times New Roman" w:hAnsi="Times New Roman" w:cs="Times New Roman"/>
          <w:sz w:val="24"/>
          <w:szCs w:val="24"/>
          <w:lang w:val="es-ES"/>
        </w:rPr>
        <w:t>.</w:t>
      </w:r>
      <w:r w:rsidR="00217CF0" w:rsidRPr="2E3794F2">
        <w:rPr>
          <w:rFonts w:ascii="Times New Roman" w:hAnsi="Times New Roman" w:cs="Times New Roman"/>
          <w:sz w:val="24"/>
          <w:szCs w:val="24"/>
          <w:lang w:val="es-ES"/>
        </w:rPr>
        <w:t xml:space="preserve"> Se usó</w:t>
      </w:r>
      <w:r w:rsidR="00716AF4" w:rsidRPr="2E3794F2">
        <w:rPr>
          <w:rFonts w:ascii="Times New Roman" w:hAnsi="Times New Roman" w:cs="Times New Roman"/>
          <w:sz w:val="24"/>
          <w:szCs w:val="24"/>
          <w:lang w:val="es-ES"/>
        </w:rPr>
        <w:t xml:space="preserve"> el test </w:t>
      </w:r>
      <w:r w:rsidR="00217CF0" w:rsidRPr="2E3794F2">
        <w:rPr>
          <w:rFonts w:ascii="Times New Roman" w:hAnsi="Times New Roman" w:cs="Times New Roman"/>
          <w:sz w:val="24"/>
          <w:szCs w:val="24"/>
          <w:lang w:val="es-ES"/>
        </w:rPr>
        <w:t xml:space="preserve">Kruskall Wallis como estadístico no paramétrico </w:t>
      </w:r>
      <w:r w:rsidR="00716AF4" w:rsidRPr="2E3794F2">
        <w:rPr>
          <w:rFonts w:ascii="Times New Roman" w:hAnsi="Times New Roman" w:cs="Times New Roman"/>
          <w:sz w:val="24"/>
          <w:szCs w:val="24"/>
          <w:lang w:val="es-ES"/>
        </w:rPr>
        <w:t>para comparación entre grupos.</w:t>
      </w:r>
    </w:p>
    <w:p w14:paraId="189110DA" w14:textId="1F379DBB" w:rsidR="007C1153" w:rsidRDefault="003D5D77" w:rsidP="00A872CF">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Los efectos de la aculturación y de las variables demográficas en cada una de las puntuaciones de los test neuropsicológicos se evaluar</w:t>
      </w:r>
      <w:r w:rsidR="005A5372" w:rsidRPr="4D805283">
        <w:rPr>
          <w:rFonts w:ascii="Times New Roman" w:hAnsi="Times New Roman" w:cs="Times New Roman"/>
          <w:sz w:val="24"/>
          <w:szCs w:val="24"/>
          <w:lang w:val="es-ES"/>
        </w:rPr>
        <w:t>o</w:t>
      </w:r>
      <w:r w:rsidRPr="4D805283">
        <w:rPr>
          <w:rFonts w:ascii="Times New Roman" w:hAnsi="Times New Roman" w:cs="Times New Roman"/>
          <w:sz w:val="24"/>
          <w:szCs w:val="24"/>
          <w:lang w:val="es-ES"/>
        </w:rPr>
        <w:t xml:space="preserve">n mediante análisis de regresión lineal. </w:t>
      </w:r>
      <w:r w:rsidRPr="4D805283">
        <w:rPr>
          <w:rFonts w:ascii="Times New Roman" w:hAnsi="Times New Roman" w:cs="Times New Roman"/>
          <w:sz w:val="24"/>
          <w:szCs w:val="24"/>
          <w:lang w:val="es-ES"/>
        </w:rPr>
        <w:lastRenderedPageBreak/>
        <w:t>Se estima</w:t>
      </w:r>
      <w:r w:rsidR="00F176A8" w:rsidRPr="4D805283">
        <w:rPr>
          <w:rFonts w:ascii="Times New Roman" w:hAnsi="Times New Roman" w:cs="Times New Roman"/>
          <w:sz w:val="24"/>
          <w:szCs w:val="24"/>
          <w:lang w:val="es-ES"/>
        </w:rPr>
        <w:t xml:space="preserve">ron </w:t>
      </w:r>
      <w:r w:rsidRPr="4D805283">
        <w:rPr>
          <w:rFonts w:ascii="Times New Roman" w:hAnsi="Times New Roman" w:cs="Times New Roman"/>
          <w:sz w:val="24"/>
          <w:szCs w:val="24"/>
          <w:lang w:val="es-ES"/>
        </w:rPr>
        <w:t>modelo</w:t>
      </w:r>
      <w:r w:rsidR="00F176A8" w:rsidRPr="4D805283">
        <w:rPr>
          <w:rFonts w:ascii="Times New Roman" w:hAnsi="Times New Roman" w:cs="Times New Roman"/>
          <w:sz w:val="24"/>
          <w:szCs w:val="24"/>
          <w:lang w:val="es-ES"/>
        </w:rPr>
        <w:t>s</w:t>
      </w:r>
      <w:r w:rsidRPr="4D805283">
        <w:rPr>
          <w:rFonts w:ascii="Times New Roman" w:hAnsi="Times New Roman" w:cs="Times New Roman"/>
          <w:sz w:val="24"/>
          <w:szCs w:val="24"/>
          <w:lang w:val="es-ES"/>
        </w:rPr>
        <w:t xml:space="preserve"> de regresión </w:t>
      </w:r>
      <w:r w:rsidR="005A5372" w:rsidRPr="4D805283">
        <w:rPr>
          <w:rFonts w:ascii="Times New Roman" w:hAnsi="Times New Roman" w:cs="Times New Roman"/>
          <w:sz w:val="24"/>
          <w:szCs w:val="24"/>
          <w:lang w:val="es-ES"/>
        </w:rPr>
        <w:t xml:space="preserve">bivariado y modelos de regresión </w:t>
      </w:r>
      <w:r w:rsidRPr="4D805283">
        <w:rPr>
          <w:rFonts w:ascii="Times New Roman" w:hAnsi="Times New Roman" w:cs="Times New Roman"/>
          <w:sz w:val="24"/>
          <w:szCs w:val="24"/>
          <w:lang w:val="es-ES"/>
        </w:rPr>
        <w:t>lineal múltiple</w:t>
      </w:r>
      <w:r w:rsidR="005A5372" w:rsidRPr="4D805283">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t>para cada puntuación, en el que se inclu</w:t>
      </w:r>
      <w:r w:rsidR="00F176A8" w:rsidRPr="4D805283">
        <w:rPr>
          <w:rFonts w:ascii="Times New Roman" w:hAnsi="Times New Roman" w:cs="Times New Roman"/>
          <w:sz w:val="24"/>
          <w:szCs w:val="24"/>
          <w:lang w:val="es-ES"/>
        </w:rPr>
        <w:t>yeron</w:t>
      </w:r>
      <w:r w:rsidRPr="4D805283">
        <w:rPr>
          <w:rFonts w:ascii="Times New Roman" w:hAnsi="Times New Roman" w:cs="Times New Roman"/>
          <w:sz w:val="24"/>
          <w:szCs w:val="24"/>
          <w:lang w:val="es-ES"/>
        </w:rPr>
        <w:t xml:space="preserve"> como variables predictoras la edad, la escolaridad, el sexo</w:t>
      </w:r>
      <w:r w:rsidR="00F176A8" w:rsidRPr="4D805283">
        <w:rPr>
          <w:rFonts w:ascii="Times New Roman" w:hAnsi="Times New Roman" w:cs="Times New Roman"/>
          <w:sz w:val="24"/>
          <w:szCs w:val="24"/>
          <w:lang w:val="es-ES"/>
        </w:rPr>
        <w:t>,</w:t>
      </w:r>
      <w:r w:rsidRPr="4D805283">
        <w:rPr>
          <w:rFonts w:ascii="Times New Roman" w:hAnsi="Times New Roman" w:cs="Times New Roman"/>
          <w:sz w:val="24"/>
          <w:szCs w:val="24"/>
          <w:lang w:val="es-ES"/>
        </w:rPr>
        <w:t xml:space="preserve"> la aculturación</w:t>
      </w:r>
      <w:r w:rsidR="00F176A8" w:rsidRPr="4D805283">
        <w:rPr>
          <w:rFonts w:ascii="Times New Roman" w:hAnsi="Times New Roman" w:cs="Times New Roman"/>
          <w:sz w:val="24"/>
          <w:szCs w:val="24"/>
          <w:lang w:val="es-ES"/>
        </w:rPr>
        <w:t>, estado civil, consumo de alcohol ocupación e ingresos</w:t>
      </w:r>
      <w:r w:rsidR="00F80001" w:rsidRPr="4D805283">
        <w:rPr>
          <w:rFonts w:ascii="Times New Roman" w:hAnsi="Times New Roman" w:cs="Times New Roman"/>
          <w:sz w:val="24"/>
          <w:szCs w:val="24"/>
          <w:lang w:val="es-ES"/>
        </w:rPr>
        <w:t xml:space="preserve"> (las variables cualitativas fueron dicotomizadas al momento de ingresarlas al modelo de regresión)</w:t>
      </w:r>
      <w:r w:rsidR="00D86E73" w:rsidRPr="4D805283">
        <w:rPr>
          <w:rFonts w:ascii="Times New Roman" w:hAnsi="Times New Roman" w:cs="Times New Roman"/>
          <w:sz w:val="24"/>
          <w:szCs w:val="24"/>
          <w:lang w:val="es-ES"/>
        </w:rPr>
        <w:t xml:space="preserve">. La comparación de los valores beta no estandarizados </w:t>
      </w:r>
      <w:r w:rsidR="00F80001" w:rsidRPr="4D805283">
        <w:rPr>
          <w:rFonts w:ascii="Times New Roman" w:hAnsi="Times New Roman" w:cs="Times New Roman"/>
          <w:sz w:val="24"/>
          <w:szCs w:val="24"/>
          <w:lang w:val="es-ES"/>
        </w:rPr>
        <w:t xml:space="preserve">de las regresiones bivariadas y multivariadas </w:t>
      </w:r>
      <w:r w:rsidR="00D86E73" w:rsidRPr="4D805283">
        <w:rPr>
          <w:rFonts w:ascii="Times New Roman" w:hAnsi="Times New Roman" w:cs="Times New Roman"/>
          <w:sz w:val="24"/>
          <w:szCs w:val="24"/>
          <w:lang w:val="es-ES"/>
        </w:rPr>
        <w:t xml:space="preserve">permitió </w:t>
      </w:r>
      <w:r w:rsidR="00F80001" w:rsidRPr="4D805283">
        <w:rPr>
          <w:rFonts w:ascii="Times New Roman" w:hAnsi="Times New Roman" w:cs="Times New Roman"/>
          <w:sz w:val="24"/>
          <w:szCs w:val="24"/>
          <w:lang w:val="es-ES"/>
        </w:rPr>
        <w:t xml:space="preserve">identificar las variables confusoras. </w:t>
      </w:r>
      <w:r w:rsidR="00217CF0" w:rsidRPr="4D805283">
        <w:rPr>
          <w:rFonts w:ascii="Times New Roman" w:hAnsi="Times New Roman" w:cs="Times New Roman"/>
          <w:sz w:val="24"/>
          <w:szCs w:val="24"/>
          <w:lang w:val="es-ES"/>
        </w:rPr>
        <w:t>C</w:t>
      </w:r>
      <w:r w:rsidR="007B62DA" w:rsidRPr="4D805283">
        <w:rPr>
          <w:rFonts w:ascii="Times New Roman" w:hAnsi="Times New Roman" w:cs="Times New Roman"/>
          <w:sz w:val="24"/>
          <w:szCs w:val="24"/>
          <w:lang w:val="es-ES"/>
        </w:rPr>
        <w:t>o</w:t>
      </w:r>
      <w:r w:rsidR="00217CF0" w:rsidRPr="4D805283">
        <w:rPr>
          <w:rFonts w:ascii="Times New Roman" w:hAnsi="Times New Roman" w:cs="Times New Roman"/>
          <w:sz w:val="24"/>
          <w:szCs w:val="24"/>
          <w:lang w:val="es-ES"/>
        </w:rPr>
        <w:t>mo</w:t>
      </w:r>
      <w:r w:rsidR="00F80001" w:rsidRPr="4D805283">
        <w:rPr>
          <w:rFonts w:ascii="Times New Roman" w:hAnsi="Times New Roman" w:cs="Times New Roman"/>
          <w:sz w:val="24"/>
          <w:szCs w:val="24"/>
          <w:lang w:val="es-ES"/>
        </w:rPr>
        <w:t xml:space="preserve"> posible</w:t>
      </w:r>
      <w:r w:rsidR="007B62DA" w:rsidRPr="4D805283">
        <w:rPr>
          <w:rFonts w:ascii="Times New Roman" w:hAnsi="Times New Roman" w:cs="Times New Roman"/>
          <w:sz w:val="24"/>
          <w:szCs w:val="24"/>
          <w:lang w:val="es-ES"/>
        </w:rPr>
        <w:t>s</w:t>
      </w:r>
      <w:r w:rsidR="00F80001" w:rsidRPr="4D805283">
        <w:rPr>
          <w:rFonts w:ascii="Times New Roman" w:hAnsi="Times New Roman" w:cs="Times New Roman"/>
          <w:sz w:val="24"/>
          <w:szCs w:val="24"/>
          <w:lang w:val="es-ES"/>
        </w:rPr>
        <w:t xml:space="preserve"> variables confusoras </w:t>
      </w:r>
      <w:r w:rsidR="254122A6" w:rsidRPr="4D805283">
        <w:rPr>
          <w:rFonts w:ascii="Times New Roman" w:hAnsi="Times New Roman" w:cs="Times New Roman"/>
          <w:sz w:val="24"/>
          <w:szCs w:val="24"/>
          <w:lang w:val="es-ES"/>
        </w:rPr>
        <w:t>se introdujeron al modelo las siguientes:</w:t>
      </w:r>
      <w:r w:rsidR="24EFB69C" w:rsidRPr="4D805283">
        <w:rPr>
          <w:rFonts w:ascii="Times New Roman" w:hAnsi="Times New Roman" w:cs="Times New Roman"/>
          <w:sz w:val="24"/>
          <w:szCs w:val="24"/>
          <w:lang w:val="es-ES"/>
        </w:rPr>
        <w:t xml:space="preserve"> </w:t>
      </w:r>
      <w:r w:rsidR="007B62DA" w:rsidRPr="4D805283">
        <w:rPr>
          <w:rFonts w:ascii="Times New Roman" w:hAnsi="Times New Roman" w:cs="Times New Roman"/>
          <w:sz w:val="24"/>
          <w:szCs w:val="24"/>
          <w:lang w:val="es-ES"/>
        </w:rPr>
        <w:t>índice de masa corporal</w:t>
      </w:r>
      <w:r w:rsidRPr="4D805283">
        <w:rPr>
          <w:rFonts w:ascii="Times New Roman" w:hAnsi="Times New Roman" w:cs="Times New Roman"/>
          <w:sz w:val="24"/>
          <w:szCs w:val="24"/>
          <w:lang w:val="es-ES"/>
        </w:rPr>
        <w:t xml:space="preserve">, lugar de residencia, trabajos por fuera de la comunidad, </w:t>
      </w:r>
      <w:r w:rsidR="00C557D9">
        <w:rPr>
          <w:rFonts w:ascii="Times New Roman" w:hAnsi="Times New Roman" w:cs="Times New Roman"/>
          <w:sz w:val="24"/>
          <w:szCs w:val="24"/>
          <w:lang w:val="es-ES"/>
        </w:rPr>
        <w:t>acceso a</w:t>
      </w:r>
      <w:r w:rsidRPr="4D805283">
        <w:rPr>
          <w:rFonts w:ascii="Times New Roman" w:hAnsi="Times New Roman" w:cs="Times New Roman"/>
          <w:sz w:val="24"/>
          <w:szCs w:val="24"/>
          <w:lang w:val="es-ES"/>
        </w:rPr>
        <w:t xml:space="preserve"> internet, acceso a servicios de salud y servicio de electricidad. </w:t>
      </w:r>
      <w:r w:rsidR="007C1153" w:rsidRPr="4D805283">
        <w:rPr>
          <w:rFonts w:ascii="Times New Roman" w:hAnsi="Times New Roman" w:cs="Times New Roman"/>
          <w:sz w:val="24"/>
          <w:szCs w:val="24"/>
          <w:lang w:val="es-ES"/>
        </w:rPr>
        <w:t xml:space="preserve">Todos los análisis se efectuaron mediante SPSS versión 25 (IBM Corp., </w:t>
      </w:r>
      <w:proofErr w:type="spellStart"/>
      <w:r w:rsidR="007C1153" w:rsidRPr="4D805283">
        <w:rPr>
          <w:rFonts w:ascii="Times New Roman" w:hAnsi="Times New Roman" w:cs="Times New Roman"/>
          <w:sz w:val="24"/>
          <w:szCs w:val="24"/>
          <w:lang w:val="es-ES"/>
        </w:rPr>
        <w:t>Armonk</w:t>
      </w:r>
      <w:proofErr w:type="spellEnd"/>
      <w:r w:rsidR="007C1153" w:rsidRPr="4D805283">
        <w:rPr>
          <w:rFonts w:ascii="Times New Roman" w:hAnsi="Times New Roman" w:cs="Times New Roman"/>
          <w:sz w:val="24"/>
          <w:szCs w:val="24"/>
          <w:lang w:val="es-ES"/>
        </w:rPr>
        <w:t>, NY)</w:t>
      </w:r>
      <w:r w:rsidR="00372C8D" w:rsidRPr="4D805283">
        <w:rPr>
          <w:rFonts w:ascii="Times New Roman" w:hAnsi="Times New Roman" w:cs="Times New Roman"/>
          <w:sz w:val="24"/>
          <w:szCs w:val="24"/>
          <w:lang w:val="es-ES"/>
        </w:rPr>
        <w:t xml:space="preserve">, y </w:t>
      </w:r>
      <w:r w:rsidR="007C1153" w:rsidRPr="4D805283">
        <w:rPr>
          <w:rFonts w:ascii="Times New Roman" w:hAnsi="Times New Roman" w:cs="Times New Roman"/>
          <w:sz w:val="24"/>
          <w:szCs w:val="24"/>
          <w:lang w:val="es-ES"/>
        </w:rPr>
        <w:t xml:space="preserve">R Project </w:t>
      </w:r>
      <w:proofErr w:type="spellStart"/>
      <w:r w:rsidR="007C1153" w:rsidRPr="4D805283">
        <w:rPr>
          <w:rFonts w:ascii="Times New Roman" w:hAnsi="Times New Roman" w:cs="Times New Roman"/>
          <w:sz w:val="24"/>
          <w:szCs w:val="24"/>
          <w:lang w:val="es-ES"/>
        </w:rPr>
        <w:t>for</w:t>
      </w:r>
      <w:proofErr w:type="spellEnd"/>
      <w:r w:rsidR="007C1153" w:rsidRPr="4D805283">
        <w:rPr>
          <w:rFonts w:ascii="Times New Roman" w:hAnsi="Times New Roman" w:cs="Times New Roman"/>
          <w:sz w:val="24"/>
          <w:szCs w:val="24"/>
          <w:lang w:val="es-ES"/>
        </w:rPr>
        <w:t xml:space="preserve"> </w:t>
      </w:r>
      <w:proofErr w:type="spellStart"/>
      <w:r w:rsidR="007C1153" w:rsidRPr="4D805283">
        <w:rPr>
          <w:rFonts w:ascii="Times New Roman" w:hAnsi="Times New Roman" w:cs="Times New Roman"/>
          <w:sz w:val="24"/>
          <w:szCs w:val="24"/>
          <w:lang w:val="es-ES"/>
        </w:rPr>
        <w:t>Statistical</w:t>
      </w:r>
      <w:proofErr w:type="spellEnd"/>
      <w:r w:rsidR="007C1153" w:rsidRPr="4D805283">
        <w:rPr>
          <w:rFonts w:ascii="Times New Roman" w:hAnsi="Times New Roman" w:cs="Times New Roman"/>
          <w:sz w:val="24"/>
          <w:szCs w:val="24"/>
          <w:lang w:val="es-ES"/>
        </w:rPr>
        <w:t xml:space="preserve"> Computing</w:t>
      </w:r>
      <w:r w:rsidR="00E343E5" w:rsidRPr="4D805283">
        <w:rPr>
          <w:rFonts w:ascii="Times New Roman" w:hAnsi="Times New Roman" w:cs="Times New Roman"/>
          <w:sz w:val="24"/>
          <w:szCs w:val="24"/>
          <w:lang w:val="es-ES"/>
        </w:rPr>
        <w:t xml:space="preserve"> para Windows</w:t>
      </w:r>
      <w:r w:rsidR="007C1153" w:rsidRPr="4D805283">
        <w:rPr>
          <w:rFonts w:ascii="Times New Roman" w:hAnsi="Times New Roman" w:cs="Times New Roman"/>
          <w:sz w:val="24"/>
          <w:szCs w:val="24"/>
          <w:lang w:val="es-ES"/>
        </w:rPr>
        <w:t xml:space="preserve"> </w:t>
      </w:r>
      <w:r w:rsidR="00372C8D" w:rsidRPr="4D805283">
        <w:rPr>
          <w:rFonts w:ascii="Times New Roman" w:hAnsi="Times New Roman" w:cs="Times New Roman"/>
          <w:sz w:val="24"/>
          <w:szCs w:val="24"/>
          <w:lang w:val="es-ES"/>
        </w:rPr>
        <w:t>(</w:t>
      </w:r>
      <w:r w:rsidR="007C1153" w:rsidRPr="4D805283">
        <w:rPr>
          <w:rFonts w:ascii="Times New Roman" w:hAnsi="Times New Roman" w:cs="Times New Roman"/>
          <w:sz w:val="24"/>
          <w:szCs w:val="24"/>
          <w:lang w:val="es-ES"/>
        </w:rPr>
        <w:t>versión 4.0.2</w:t>
      </w:r>
      <w:r w:rsidR="00372C8D" w:rsidRPr="4D805283">
        <w:rPr>
          <w:rFonts w:ascii="Times New Roman" w:hAnsi="Times New Roman" w:cs="Times New Roman"/>
          <w:sz w:val="24"/>
          <w:szCs w:val="24"/>
          <w:lang w:val="es-ES"/>
        </w:rPr>
        <w:t xml:space="preserve">; </w:t>
      </w:r>
      <w:r w:rsidR="00BC1516" w:rsidRPr="4D805283">
        <w:rPr>
          <w:rFonts w:ascii="Times New Roman" w:hAnsi="Times New Roman" w:cs="Times New Roman"/>
          <w:sz w:val="24"/>
          <w:szCs w:val="24"/>
          <w:lang w:val="es-ES"/>
        </w:rPr>
        <w:t xml:space="preserve">R </w:t>
      </w:r>
      <w:proofErr w:type="spellStart"/>
      <w:r w:rsidR="00BC1516" w:rsidRPr="4D805283">
        <w:rPr>
          <w:rFonts w:ascii="Times New Roman" w:hAnsi="Times New Roman" w:cs="Times New Roman"/>
          <w:sz w:val="24"/>
          <w:szCs w:val="24"/>
          <w:lang w:val="es-ES"/>
        </w:rPr>
        <w:t>Development</w:t>
      </w:r>
      <w:proofErr w:type="spellEnd"/>
      <w:r w:rsidR="00BC1516" w:rsidRPr="4D805283">
        <w:rPr>
          <w:rFonts w:ascii="Times New Roman" w:hAnsi="Times New Roman" w:cs="Times New Roman"/>
          <w:sz w:val="24"/>
          <w:szCs w:val="24"/>
          <w:lang w:val="es-ES"/>
        </w:rPr>
        <w:t xml:space="preserve"> Core </w:t>
      </w:r>
      <w:proofErr w:type="spellStart"/>
      <w:r w:rsidR="00BC1516" w:rsidRPr="4D805283">
        <w:rPr>
          <w:rFonts w:ascii="Times New Roman" w:hAnsi="Times New Roman" w:cs="Times New Roman"/>
          <w:sz w:val="24"/>
          <w:szCs w:val="24"/>
          <w:lang w:val="es-ES"/>
        </w:rPr>
        <w:t>Team</w:t>
      </w:r>
      <w:proofErr w:type="spellEnd"/>
      <w:r w:rsidR="00BC1516" w:rsidRPr="4D805283">
        <w:rPr>
          <w:rFonts w:ascii="Times New Roman" w:hAnsi="Times New Roman" w:cs="Times New Roman"/>
          <w:sz w:val="24"/>
          <w:szCs w:val="24"/>
          <w:lang w:val="es-ES"/>
        </w:rPr>
        <w:t>, 2020</w:t>
      </w:r>
      <w:r w:rsidR="007C1153" w:rsidRPr="4D805283">
        <w:rPr>
          <w:rFonts w:ascii="Times New Roman" w:hAnsi="Times New Roman" w:cs="Times New Roman"/>
          <w:sz w:val="24"/>
          <w:szCs w:val="24"/>
          <w:lang w:val="es-ES"/>
        </w:rPr>
        <w:t>)</w:t>
      </w:r>
      <w:r w:rsidR="00372C8D" w:rsidRPr="4D805283">
        <w:rPr>
          <w:rFonts w:ascii="Times New Roman" w:hAnsi="Times New Roman" w:cs="Times New Roman"/>
          <w:sz w:val="24"/>
          <w:szCs w:val="24"/>
          <w:lang w:val="es-ES"/>
        </w:rPr>
        <w:t>.</w:t>
      </w:r>
    </w:p>
    <w:p w14:paraId="770021AE" w14:textId="77777777" w:rsidR="005B2FD2" w:rsidRDefault="005B2FD2" w:rsidP="001E3312">
      <w:pPr>
        <w:spacing w:after="0" w:line="480" w:lineRule="auto"/>
        <w:jc w:val="both"/>
        <w:rPr>
          <w:rFonts w:ascii="Times New Roman" w:hAnsi="Times New Roman" w:cs="Times New Roman"/>
          <w:b/>
          <w:bCs/>
          <w:sz w:val="24"/>
          <w:szCs w:val="24"/>
          <w:lang w:val="es-ES"/>
        </w:rPr>
      </w:pPr>
    </w:p>
    <w:p w14:paraId="70D5B6EB" w14:textId="740B77CE" w:rsidR="001E3312" w:rsidRPr="00D75A2A" w:rsidRDefault="001E3312" w:rsidP="001E3312">
      <w:pPr>
        <w:spacing w:after="0" w:line="48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Resultados</w:t>
      </w:r>
    </w:p>
    <w:p w14:paraId="4AEF91B0" w14:textId="5D11E2FD" w:rsidR="001E3312" w:rsidRPr="00893AB3" w:rsidRDefault="001E3312" w:rsidP="00762B36">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 xml:space="preserve">La muestra estuvo conformada por </w:t>
      </w:r>
      <w:r w:rsidR="00C557D9">
        <w:rPr>
          <w:rFonts w:ascii="Times New Roman" w:hAnsi="Times New Roman" w:cs="Times New Roman"/>
          <w:sz w:val="24"/>
          <w:szCs w:val="24"/>
          <w:lang w:val="es-ES"/>
        </w:rPr>
        <w:t>88</w:t>
      </w:r>
      <w:r w:rsidR="00C557D9" w:rsidRPr="4D805283">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t xml:space="preserve">adultos clínicamente sanos pertenecientes a la comunidad indígena Embera residentes en el resguardo Chami Puru del municipio de Florencia (Colombia). </w:t>
      </w:r>
    </w:p>
    <w:p w14:paraId="522F72BB" w14:textId="7981FE57" w:rsidR="00492715" w:rsidRDefault="00492715" w:rsidP="001E3312">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En cuanto a las variables sociodemográficas, l</w:t>
      </w:r>
      <w:r w:rsidR="001E3312" w:rsidRPr="4D805283">
        <w:rPr>
          <w:rFonts w:ascii="Times New Roman" w:hAnsi="Times New Roman" w:cs="Times New Roman"/>
          <w:sz w:val="24"/>
          <w:szCs w:val="24"/>
          <w:lang w:val="es-ES"/>
        </w:rPr>
        <w:t>a edad promedio de la muestra fue de 33,41 (DT=12,23), con una edad mínima de 18 años y una edad máxima de 73 años</w:t>
      </w:r>
      <w:r w:rsidRPr="4D805283">
        <w:rPr>
          <w:rFonts w:ascii="Times New Roman" w:hAnsi="Times New Roman" w:cs="Times New Roman"/>
          <w:sz w:val="24"/>
          <w:szCs w:val="24"/>
          <w:lang w:val="es-ES"/>
        </w:rPr>
        <w:t xml:space="preserve">, encontrando que el número de personas que más respondieron los test estaban en el rango de edad entre 18 a 29 años tanto en hombre como en mujeres (45,2% y 43,5% respectivamente), los rangos de edad entre hombres y mujeres </w:t>
      </w:r>
      <w:r w:rsidR="00C557D9">
        <w:rPr>
          <w:rFonts w:ascii="Times New Roman" w:hAnsi="Times New Roman" w:cs="Times New Roman"/>
          <w:sz w:val="24"/>
          <w:szCs w:val="24"/>
          <w:lang w:val="es-ES"/>
        </w:rPr>
        <w:t xml:space="preserve">resultaron </w:t>
      </w:r>
      <w:r w:rsidRPr="4D805283">
        <w:rPr>
          <w:rFonts w:ascii="Times New Roman" w:hAnsi="Times New Roman" w:cs="Times New Roman"/>
          <w:sz w:val="24"/>
          <w:szCs w:val="24"/>
          <w:lang w:val="es-ES"/>
        </w:rPr>
        <w:t>homogéneos</w:t>
      </w:r>
      <w:r w:rsidR="001E3312" w:rsidRPr="4D805283">
        <w:rPr>
          <w:rFonts w:ascii="Times New Roman" w:hAnsi="Times New Roman" w:cs="Times New Roman"/>
          <w:sz w:val="24"/>
          <w:szCs w:val="24"/>
          <w:lang w:val="es-ES"/>
        </w:rPr>
        <w:t xml:space="preserve">. </w:t>
      </w:r>
    </w:p>
    <w:p w14:paraId="6FB54F71" w14:textId="77777777" w:rsidR="00CB3B0A" w:rsidRDefault="001E3312" w:rsidP="001E3312">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En cuanto a la escolaridad, el número de años promedio fue de 5,92 (DT= 4,25) años de estudio</w:t>
      </w:r>
      <w:r w:rsidR="00492715" w:rsidRPr="4D805283">
        <w:rPr>
          <w:rFonts w:ascii="Times New Roman" w:hAnsi="Times New Roman" w:cs="Times New Roman"/>
          <w:sz w:val="24"/>
          <w:szCs w:val="24"/>
          <w:lang w:val="es-ES"/>
        </w:rPr>
        <w:t>, la mayoría de practicantes habían iniciado o terminado sus estudios de secundaria (45,5%)</w:t>
      </w:r>
      <w:r w:rsidR="1A4D56A1" w:rsidRPr="4D805283">
        <w:rPr>
          <w:rFonts w:ascii="Times New Roman" w:hAnsi="Times New Roman" w:cs="Times New Roman"/>
          <w:sz w:val="24"/>
          <w:szCs w:val="24"/>
          <w:lang w:val="es-ES"/>
        </w:rPr>
        <w:t>;</w:t>
      </w:r>
      <w:r w:rsidR="00C557D9">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t xml:space="preserve">se identificó menor educación en el grupo de mujeres. </w:t>
      </w:r>
    </w:p>
    <w:p w14:paraId="4AEB9DCA" w14:textId="387B5D41" w:rsidR="000663FA" w:rsidRDefault="001E3312" w:rsidP="001E3312">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lastRenderedPageBreak/>
        <w:t xml:space="preserve">Con respecto a la ocupación, </w:t>
      </w:r>
      <w:r w:rsidRPr="4D805283">
        <w:rPr>
          <w:rFonts w:ascii="Times New Roman" w:hAnsi="Times New Roman" w:cs="Times New Roman"/>
          <w:noProof/>
          <w:sz w:val="24"/>
          <w:szCs w:val="24"/>
          <w:lang w:val="es-ES"/>
        </w:rPr>
        <w:t>el 96% de los participantes t</w:t>
      </w:r>
      <w:r w:rsidR="00762B36" w:rsidRPr="4D805283">
        <w:rPr>
          <w:rFonts w:ascii="Times New Roman" w:hAnsi="Times New Roman" w:cs="Times New Roman"/>
          <w:noProof/>
          <w:sz w:val="24"/>
          <w:szCs w:val="24"/>
          <w:lang w:val="es-ES"/>
        </w:rPr>
        <w:t>enian</w:t>
      </w:r>
      <w:r w:rsidRPr="4D805283">
        <w:rPr>
          <w:rFonts w:ascii="Times New Roman" w:hAnsi="Times New Roman" w:cs="Times New Roman"/>
          <w:noProof/>
          <w:sz w:val="24"/>
          <w:szCs w:val="24"/>
          <w:lang w:val="es-ES"/>
        </w:rPr>
        <w:t xml:space="preserve"> trabajos informales que se concentran especialmente en trabajos de artesanias, trabajos dentro del hogar y trabajo en la agricultura</w:t>
      </w:r>
      <w:r w:rsidR="000663FA" w:rsidRPr="4D805283">
        <w:rPr>
          <w:rFonts w:ascii="Times New Roman" w:hAnsi="Times New Roman" w:cs="Times New Roman"/>
          <w:sz w:val="24"/>
          <w:szCs w:val="24"/>
          <w:lang w:val="es-ES"/>
        </w:rPr>
        <w:t xml:space="preserve">, en este sentido, el 45,5% de las personas que conformaron la muestra se dedicaban a las artesanías, también se identificó que hay dos ocupaciones que </w:t>
      </w:r>
      <w:r w:rsidR="00C557D9">
        <w:rPr>
          <w:rFonts w:ascii="Times New Roman" w:hAnsi="Times New Roman" w:cs="Times New Roman"/>
          <w:sz w:val="24"/>
          <w:szCs w:val="24"/>
          <w:lang w:val="es-ES"/>
        </w:rPr>
        <w:t>tienen</w:t>
      </w:r>
      <w:r w:rsidR="000663FA" w:rsidRPr="4D805283">
        <w:rPr>
          <w:rFonts w:ascii="Times New Roman" w:hAnsi="Times New Roman" w:cs="Times New Roman"/>
          <w:sz w:val="24"/>
          <w:szCs w:val="24"/>
          <w:lang w:val="es-ES"/>
        </w:rPr>
        <w:t xml:space="preserve"> una </w:t>
      </w:r>
      <w:r w:rsidR="00C557D9">
        <w:rPr>
          <w:rFonts w:ascii="Times New Roman" w:hAnsi="Times New Roman" w:cs="Times New Roman"/>
          <w:sz w:val="24"/>
          <w:szCs w:val="24"/>
          <w:lang w:val="es-ES"/>
        </w:rPr>
        <w:t>distinción</w:t>
      </w:r>
      <w:r w:rsidR="00C557D9" w:rsidRPr="4D805283">
        <w:rPr>
          <w:rFonts w:ascii="Times New Roman" w:hAnsi="Times New Roman" w:cs="Times New Roman"/>
          <w:sz w:val="24"/>
          <w:szCs w:val="24"/>
          <w:lang w:val="es-ES"/>
        </w:rPr>
        <w:t xml:space="preserve"> </w:t>
      </w:r>
      <w:r w:rsidR="000663FA" w:rsidRPr="4D805283">
        <w:rPr>
          <w:rFonts w:ascii="Times New Roman" w:hAnsi="Times New Roman" w:cs="Times New Roman"/>
          <w:sz w:val="24"/>
          <w:szCs w:val="24"/>
          <w:lang w:val="es-ES"/>
        </w:rPr>
        <w:t xml:space="preserve">de acuerdo al </w:t>
      </w:r>
      <w:r w:rsidR="00C557D9">
        <w:rPr>
          <w:rFonts w:ascii="Times New Roman" w:hAnsi="Times New Roman" w:cs="Times New Roman"/>
          <w:sz w:val="24"/>
          <w:szCs w:val="24"/>
          <w:lang w:val="es-ES"/>
        </w:rPr>
        <w:t>sexo</w:t>
      </w:r>
      <w:r w:rsidR="000663FA" w:rsidRPr="4D805283">
        <w:rPr>
          <w:rFonts w:ascii="Times New Roman" w:hAnsi="Times New Roman" w:cs="Times New Roman"/>
          <w:sz w:val="24"/>
          <w:szCs w:val="24"/>
          <w:lang w:val="es-ES"/>
        </w:rPr>
        <w:t>, pues la</w:t>
      </w:r>
      <w:r w:rsidR="00C557D9">
        <w:rPr>
          <w:rFonts w:ascii="Times New Roman" w:hAnsi="Times New Roman" w:cs="Times New Roman"/>
          <w:sz w:val="24"/>
          <w:szCs w:val="24"/>
          <w:lang w:val="es-ES"/>
        </w:rPr>
        <w:t>s</w:t>
      </w:r>
      <w:r w:rsidR="000663FA" w:rsidRPr="4D805283">
        <w:rPr>
          <w:rFonts w:ascii="Times New Roman" w:hAnsi="Times New Roman" w:cs="Times New Roman"/>
          <w:sz w:val="24"/>
          <w:szCs w:val="24"/>
          <w:lang w:val="es-ES"/>
        </w:rPr>
        <w:t xml:space="preserve"> mujeres son las únicas que manifestaron ocuparse de los quehaceres de la casa, mientras que las actividades de liderazgo (gobernador, gestor local, profesor, guardia y algunos estudiantes que tienen un rol representativo en la comunidad especialmente cuando estudia alguna carrera universitaria,) no se encontraron mujeres a excepción de una mujer estudiante con una relación de 1 a 7.</w:t>
      </w:r>
    </w:p>
    <w:p w14:paraId="63B4DC0F" w14:textId="63C781B2" w:rsidR="001E3312" w:rsidRPr="00D75A2A" w:rsidRDefault="001E3312" w:rsidP="001E3312">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Los ingresos mensuales promedio fueron de $ 206</w:t>
      </w:r>
      <w:r w:rsidR="000663FA" w:rsidRPr="4D805283">
        <w:rPr>
          <w:rFonts w:ascii="Times New Roman" w:hAnsi="Times New Roman" w:cs="Times New Roman"/>
          <w:sz w:val="24"/>
          <w:szCs w:val="24"/>
          <w:lang w:val="es-ES"/>
        </w:rPr>
        <w:t>.</w:t>
      </w:r>
      <w:r w:rsidRPr="4D805283">
        <w:rPr>
          <w:rFonts w:ascii="Times New Roman" w:hAnsi="Times New Roman" w:cs="Times New Roman"/>
          <w:sz w:val="24"/>
          <w:szCs w:val="24"/>
          <w:lang w:val="es-ES"/>
        </w:rPr>
        <w:t>340,91 (DT= 195508,6432), más del 70% de los participantes reportó tener ingresos mensuales de</w:t>
      </w:r>
      <w:r w:rsidR="001C66AA">
        <w:rPr>
          <w:rFonts w:ascii="Times New Roman" w:hAnsi="Times New Roman" w:cs="Times New Roman"/>
          <w:sz w:val="24"/>
          <w:szCs w:val="24"/>
          <w:lang w:val="es-ES"/>
        </w:rPr>
        <w:t xml:space="preserve"> $0</w:t>
      </w:r>
      <w:r w:rsidRPr="4D805283">
        <w:rPr>
          <w:rFonts w:ascii="Times New Roman" w:hAnsi="Times New Roman" w:cs="Times New Roman"/>
          <w:sz w:val="24"/>
          <w:szCs w:val="24"/>
          <w:lang w:val="es-ES"/>
        </w:rPr>
        <w:t xml:space="preserve"> hasta $200.000</w:t>
      </w:r>
      <w:r w:rsidR="000663FA" w:rsidRPr="4D805283">
        <w:rPr>
          <w:rFonts w:ascii="Times New Roman" w:hAnsi="Times New Roman" w:cs="Times New Roman"/>
          <w:sz w:val="24"/>
          <w:szCs w:val="24"/>
          <w:lang w:val="es-ES"/>
        </w:rPr>
        <w:t xml:space="preserve">, para las mujeres, el salario máximo devengado estuvo en el rango de $400.000 </w:t>
      </w:r>
      <w:r w:rsidR="001C66AA">
        <w:rPr>
          <w:rFonts w:ascii="Times New Roman" w:hAnsi="Times New Roman" w:cs="Times New Roman"/>
          <w:sz w:val="24"/>
          <w:szCs w:val="24"/>
          <w:lang w:val="es-ES"/>
        </w:rPr>
        <w:t>a</w:t>
      </w:r>
      <w:r w:rsidR="000663FA" w:rsidRPr="4D805283">
        <w:rPr>
          <w:rFonts w:ascii="Times New Roman" w:hAnsi="Times New Roman" w:cs="Times New Roman"/>
          <w:sz w:val="24"/>
          <w:szCs w:val="24"/>
          <w:lang w:val="es-ES"/>
        </w:rPr>
        <w:t xml:space="preserve">$600.000, sólo los docentes </w:t>
      </w:r>
      <w:r w:rsidR="008B0DB1" w:rsidRPr="4D805283">
        <w:rPr>
          <w:rFonts w:ascii="Times New Roman" w:hAnsi="Times New Roman" w:cs="Times New Roman"/>
          <w:sz w:val="24"/>
          <w:szCs w:val="24"/>
          <w:lang w:val="es-ES"/>
        </w:rPr>
        <w:t xml:space="preserve">de la comunidad </w:t>
      </w:r>
      <w:r w:rsidR="000663FA" w:rsidRPr="4D805283">
        <w:rPr>
          <w:rFonts w:ascii="Times New Roman" w:hAnsi="Times New Roman" w:cs="Times New Roman"/>
          <w:sz w:val="24"/>
          <w:szCs w:val="24"/>
          <w:lang w:val="es-ES"/>
        </w:rPr>
        <w:t>manifestaron tener un salario por encima de $800.000.</w:t>
      </w:r>
      <w:r w:rsidRPr="4D805283">
        <w:rPr>
          <w:rFonts w:ascii="Times New Roman" w:hAnsi="Times New Roman" w:cs="Times New Roman"/>
          <w:sz w:val="24"/>
          <w:szCs w:val="24"/>
          <w:lang w:val="es-ES"/>
        </w:rPr>
        <w:t xml:space="preserve"> La información demográfica de la muestra se encuentra con mayor detalle en la tabla 1.</w:t>
      </w:r>
    </w:p>
    <w:p w14:paraId="2C6B2476" w14:textId="77777777" w:rsidR="001E3312" w:rsidRPr="00EF09F2" w:rsidRDefault="001E3312" w:rsidP="001E3312">
      <w:pPr>
        <w:spacing w:after="0" w:line="480" w:lineRule="auto"/>
        <w:jc w:val="both"/>
        <w:rPr>
          <w:rFonts w:ascii="Times New Roman" w:hAnsi="Times New Roman" w:cs="Times New Roman"/>
          <w:bCs/>
          <w:sz w:val="24"/>
          <w:szCs w:val="24"/>
          <w:lang w:val="es-ES"/>
        </w:rPr>
      </w:pPr>
    </w:p>
    <w:p w14:paraId="429E7A1C" w14:textId="49F14882" w:rsidR="001E3312" w:rsidRPr="00EF09F2" w:rsidRDefault="001E3312" w:rsidP="2E3794F2">
      <w:pPr>
        <w:spacing w:after="0" w:line="480" w:lineRule="auto"/>
        <w:jc w:val="center"/>
        <w:rPr>
          <w:rFonts w:ascii="Times New Roman" w:hAnsi="Times New Roman" w:cs="Times New Roman"/>
          <w:sz w:val="24"/>
          <w:szCs w:val="24"/>
          <w:highlight w:val="yellow"/>
          <w:lang w:val="es-ES"/>
        </w:rPr>
      </w:pPr>
      <w:r w:rsidRPr="2E3794F2">
        <w:rPr>
          <w:rFonts w:ascii="Times New Roman" w:hAnsi="Times New Roman" w:cs="Times New Roman"/>
          <w:sz w:val="24"/>
          <w:szCs w:val="24"/>
          <w:highlight w:val="yellow"/>
          <w:lang w:val="es-ES"/>
        </w:rPr>
        <w:t>[Insertar tabla 1 aquí]</w:t>
      </w:r>
    </w:p>
    <w:p w14:paraId="746C1104" w14:textId="77777777" w:rsidR="001E3312" w:rsidRDefault="001E3312" w:rsidP="00476058">
      <w:pPr>
        <w:spacing w:after="0" w:line="480" w:lineRule="auto"/>
        <w:ind w:firstLine="708"/>
        <w:jc w:val="both"/>
        <w:rPr>
          <w:rFonts w:ascii="Times New Roman" w:hAnsi="Times New Roman" w:cs="Times New Roman"/>
          <w:sz w:val="24"/>
          <w:szCs w:val="24"/>
          <w:lang w:val="es-ES"/>
        </w:rPr>
      </w:pPr>
    </w:p>
    <w:p w14:paraId="6ACDD287" w14:textId="4E926CD6" w:rsidR="00E01CE3" w:rsidRPr="00476058" w:rsidRDefault="0098010A" w:rsidP="00476058">
      <w:pPr>
        <w:spacing w:after="0" w:line="480" w:lineRule="auto"/>
        <w:ind w:firstLine="708"/>
        <w:jc w:val="both"/>
        <w:rPr>
          <w:rFonts w:ascii="Times New Roman" w:hAnsi="Times New Roman" w:cs="Times New Roman"/>
          <w:sz w:val="24"/>
          <w:szCs w:val="24"/>
          <w:lang w:val="es-ES"/>
        </w:rPr>
      </w:pPr>
      <w:r w:rsidRPr="00476058">
        <w:rPr>
          <w:rFonts w:ascii="Times New Roman" w:hAnsi="Times New Roman" w:cs="Times New Roman"/>
          <w:sz w:val="24"/>
          <w:szCs w:val="24"/>
          <w:lang w:val="es-ES"/>
        </w:rPr>
        <w:t xml:space="preserve">La tabla 2 presenta los resultados </w:t>
      </w:r>
      <w:r w:rsidR="00424D97" w:rsidRPr="00476058">
        <w:rPr>
          <w:rFonts w:ascii="Times New Roman" w:hAnsi="Times New Roman" w:cs="Times New Roman"/>
          <w:sz w:val="24"/>
          <w:szCs w:val="24"/>
          <w:lang w:val="es-ES"/>
        </w:rPr>
        <w:t xml:space="preserve">de cada </w:t>
      </w:r>
      <w:r w:rsidR="00B60850" w:rsidRPr="00476058">
        <w:rPr>
          <w:rFonts w:ascii="Times New Roman" w:hAnsi="Times New Roman" w:cs="Times New Roman"/>
          <w:sz w:val="24"/>
          <w:szCs w:val="24"/>
          <w:lang w:val="es-ES"/>
        </w:rPr>
        <w:t>una</w:t>
      </w:r>
      <w:r w:rsidR="00424D97" w:rsidRPr="00476058">
        <w:rPr>
          <w:rFonts w:ascii="Times New Roman" w:hAnsi="Times New Roman" w:cs="Times New Roman"/>
          <w:sz w:val="24"/>
          <w:szCs w:val="24"/>
          <w:lang w:val="es-ES"/>
        </w:rPr>
        <w:t xml:space="preserve"> de l</w:t>
      </w:r>
      <w:r w:rsidR="009470A3" w:rsidRPr="00476058">
        <w:rPr>
          <w:rFonts w:ascii="Times New Roman" w:hAnsi="Times New Roman" w:cs="Times New Roman"/>
          <w:sz w:val="24"/>
          <w:szCs w:val="24"/>
          <w:lang w:val="es-ES"/>
        </w:rPr>
        <w:t xml:space="preserve">as puntuaciones </w:t>
      </w:r>
      <w:r w:rsidR="00CB3B0A">
        <w:rPr>
          <w:rFonts w:ascii="Times New Roman" w:hAnsi="Times New Roman" w:cs="Times New Roman"/>
          <w:sz w:val="24"/>
          <w:szCs w:val="24"/>
          <w:lang w:val="es-ES"/>
        </w:rPr>
        <w:t>del</w:t>
      </w:r>
      <w:r w:rsidR="009470A3" w:rsidRPr="00476058">
        <w:rPr>
          <w:rFonts w:ascii="Times New Roman" w:hAnsi="Times New Roman" w:cs="Times New Roman"/>
          <w:sz w:val="24"/>
          <w:szCs w:val="24"/>
          <w:lang w:val="es-ES"/>
        </w:rPr>
        <w:t xml:space="preserve"> test </w:t>
      </w:r>
      <w:r w:rsidR="008B0DB1">
        <w:rPr>
          <w:rFonts w:ascii="Times New Roman" w:hAnsi="Times New Roman" w:cs="Times New Roman"/>
          <w:sz w:val="24"/>
          <w:szCs w:val="24"/>
          <w:lang w:val="es-ES"/>
        </w:rPr>
        <w:t xml:space="preserve">de la figura compleja de Rey y el test de aprendizaje verbal de Hopkins </w:t>
      </w:r>
      <w:r w:rsidR="00424D97" w:rsidRPr="00476058">
        <w:rPr>
          <w:rFonts w:ascii="Times New Roman" w:hAnsi="Times New Roman" w:cs="Times New Roman"/>
          <w:sz w:val="24"/>
          <w:szCs w:val="24"/>
          <w:lang w:val="es-ES"/>
        </w:rPr>
        <w:t xml:space="preserve">para </w:t>
      </w:r>
      <w:r w:rsidR="00FD7447" w:rsidRPr="00476058">
        <w:rPr>
          <w:rFonts w:ascii="Times New Roman" w:hAnsi="Times New Roman" w:cs="Times New Roman"/>
          <w:sz w:val="24"/>
          <w:szCs w:val="24"/>
          <w:lang w:val="es-ES"/>
        </w:rPr>
        <w:t xml:space="preserve">las </w:t>
      </w:r>
      <w:r w:rsidR="00424D97" w:rsidRPr="00476058">
        <w:rPr>
          <w:rFonts w:ascii="Times New Roman" w:hAnsi="Times New Roman" w:cs="Times New Roman"/>
          <w:sz w:val="24"/>
          <w:szCs w:val="24"/>
          <w:lang w:val="es-ES"/>
        </w:rPr>
        <w:t xml:space="preserve">variables sociodemográficas de acuerdo con el </w:t>
      </w:r>
      <w:r w:rsidR="007533D8" w:rsidRPr="00476058">
        <w:rPr>
          <w:rFonts w:ascii="Times New Roman" w:hAnsi="Times New Roman" w:cs="Times New Roman"/>
          <w:sz w:val="24"/>
          <w:szCs w:val="24"/>
          <w:lang w:val="es-ES"/>
        </w:rPr>
        <w:t>sexo</w:t>
      </w:r>
      <w:r w:rsidR="00424D97" w:rsidRPr="00476058">
        <w:rPr>
          <w:rFonts w:ascii="Times New Roman" w:hAnsi="Times New Roman" w:cs="Times New Roman"/>
          <w:sz w:val="24"/>
          <w:szCs w:val="24"/>
          <w:lang w:val="es-ES"/>
        </w:rPr>
        <w:t xml:space="preserve">, </w:t>
      </w:r>
      <w:r w:rsidR="00FD7447" w:rsidRPr="00476058">
        <w:rPr>
          <w:rFonts w:ascii="Times New Roman" w:hAnsi="Times New Roman" w:cs="Times New Roman"/>
          <w:sz w:val="24"/>
          <w:szCs w:val="24"/>
          <w:lang w:val="es-ES"/>
        </w:rPr>
        <w:t>se realizó esta división</w:t>
      </w:r>
      <w:r w:rsidR="004715F0" w:rsidRPr="00476058">
        <w:rPr>
          <w:rFonts w:ascii="Times New Roman" w:hAnsi="Times New Roman" w:cs="Times New Roman"/>
          <w:sz w:val="24"/>
          <w:szCs w:val="24"/>
          <w:lang w:val="es-ES"/>
        </w:rPr>
        <w:t xml:space="preserve"> </w:t>
      </w:r>
      <w:r w:rsidR="00424D97" w:rsidRPr="00476058">
        <w:rPr>
          <w:rFonts w:ascii="Times New Roman" w:hAnsi="Times New Roman" w:cs="Times New Roman"/>
          <w:sz w:val="24"/>
          <w:szCs w:val="24"/>
          <w:lang w:val="es-ES"/>
        </w:rPr>
        <w:t xml:space="preserve">considerando </w:t>
      </w:r>
      <w:r w:rsidR="009470A3" w:rsidRPr="00476058">
        <w:rPr>
          <w:rFonts w:ascii="Times New Roman" w:hAnsi="Times New Roman" w:cs="Times New Roman"/>
          <w:sz w:val="24"/>
          <w:szCs w:val="24"/>
          <w:lang w:val="es-ES"/>
        </w:rPr>
        <w:t>una posible</w:t>
      </w:r>
      <w:r w:rsidR="00FD7447" w:rsidRPr="00476058">
        <w:rPr>
          <w:rFonts w:ascii="Times New Roman" w:hAnsi="Times New Roman" w:cs="Times New Roman"/>
          <w:sz w:val="24"/>
          <w:szCs w:val="24"/>
          <w:lang w:val="es-ES"/>
        </w:rPr>
        <w:t xml:space="preserve"> existencia de</w:t>
      </w:r>
      <w:r w:rsidR="00424D97" w:rsidRPr="00476058">
        <w:rPr>
          <w:rFonts w:ascii="Times New Roman" w:hAnsi="Times New Roman" w:cs="Times New Roman"/>
          <w:sz w:val="24"/>
          <w:szCs w:val="24"/>
          <w:lang w:val="es-ES"/>
        </w:rPr>
        <w:t xml:space="preserve"> diferencias </w:t>
      </w:r>
      <w:r w:rsidR="009470A3" w:rsidRPr="00476058">
        <w:rPr>
          <w:rFonts w:ascii="Times New Roman" w:hAnsi="Times New Roman" w:cs="Times New Roman"/>
          <w:sz w:val="24"/>
          <w:szCs w:val="24"/>
          <w:lang w:val="es-ES"/>
        </w:rPr>
        <w:t xml:space="preserve">en el rendimiento </w:t>
      </w:r>
      <w:r w:rsidR="00424D97" w:rsidRPr="00476058">
        <w:rPr>
          <w:rFonts w:ascii="Times New Roman" w:hAnsi="Times New Roman" w:cs="Times New Roman"/>
          <w:sz w:val="24"/>
          <w:szCs w:val="24"/>
          <w:lang w:val="es-ES"/>
        </w:rPr>
        <w:t>entre estos grupos</w:t>
      </w:r>
      <w:r w:rsidR="009470A3" w:rsidRPr="00476058">
        <w:rPr>
          <w:rFonts w:ascii="Times New Roman" w:hAnsi="Times New Roman" w:cs="Times New Roman"/>
          <w:sz w:val="24"/>
          <w:szCs w:val="24"/>
          <w:lang w:val="es-ES"/>
        </w:rPr>
        <w:t xml:space="preserve"> (hombres y mujeres)</w:t>
      </w:r>
      <w:r w:rsidR="00092514" w:rsidRPr="00476058">
        <w:rPr>
          <w:rFonts w:ascii="Times New Roman" w:hAnsi="Times New Roman" w:cs="Times New Roman"/>
          <w:sz w:val="24"/>
          <w:szCs w:val="24"/>
          <w:lang w:val="es-ES"/>
        </w:rPr>
        <w:t>,</w:t>
      </w:r>
      <w:r w:rsidR="00424D97" w:rsidRPr="00476058">
        <w:rPr>
          <w:rFonts w:ascii="Times New Roman" w:hAnsi="Times New Roman" w:cs="Times New Roman"/>
          <w:sz w:val="24"/>
          <w:szCs w:val="24"/>
          <w:lang w:val="es-ES"/>
        </w:rPr>
        <w:t xml:space="preserve"> teniendo en cuenta el acceso a </w:t>
      </w:r>
      <w:r w:rsidR="00092514" w:rsidRPr="00476058">
        <w:rPr>
          <w:rFonts w:ascii="Times New Roman" w:hAnsi="Times New Roman" w:cs="Times New Roman"/>
          <w:sz w:val="24"/>
          <w:szCs w:val="24"/>
          <w:lang w:val="es-ES"/>
        </w:rPr>
        <w:t>la escolarización</w:t>
      </w:r>
      <w:r w:rsidR="00424D97" w:rsidRPr="00476058">
        <w:rPr>
          <w:rFonts w:ascii="Times New Roman" w:hAnsi="Times New Roman" w:cs="Times New Roman"/>
          <w:sz w:val="24"/>
          <w:szCs w:val="24"/>
          <w:lang w:val="es-ES"/>
        </w:rPr>
        <w:t>, liderazgo en la comunidad y las ocupaciones</w:t>
      </w:r>
      <w:r w:rsidR="00282DE8" w:rsidRPr="00476058">
        <w:rPr>
          <w:rFonts w:ascii="Times New Roman" w:hAnsi="Times New Roman" w:cs="Times New Roman"/>
          <w:sz w:val="24"/>
          <w:szCs w:val="24"/>
          <w:lang w:val="es-ES"/>
        </w:rPr>
        <w:t xml:space="preserve"> (</w:t>
      </w:r>
      <w:proofErr w:type="spellStart"/>
      <w:r w:rsidR="00282DE8" w:rsidRPr="00476058">
        <w:rPr>
          <w:rFonts w:ascii="Times New Roman" w:hAnsi="Times New Roman" w:cs="Times New Roman"/>
          <w:sz w:val="24"/>
          <w:szCs w:val="24"/>
          <w:lang w:val="es-ES"/>
        </w:rPr>
        <w:t>Matud</w:t>
      </w:r>
      <w:proofErr w:type="spellEnd"/>
      <w:r w:rsidR="00282DE8" w:rsidRPr="00476058">
        <w:rPr>
          <w:rFonts w:ascii="Times New Roman" w:hAnsi="Times New Roman" w:cs="Times New Roman"/>
          <w:sz w:val="24"/>
          <w:szCs w:val="24"/>
          <w:lang w:val="es-ES"/>
        </w:rPr>
        <w:t>, M. P., Guerrero, K., &amp; Matías, R. G. 2006).</w:t>
      </w:r>
      <w:r w:rsidR="00424D97" w:rsidRPr="00476058">
        <w:rPr>
          <w:rFonts w:ascii="Times New Roman" w:hAnsi="Times New Roman" w:cs="Times New Roman"/>
          <w:sz w:val="24"/>
          <w:szCs w:val="24"/>
          <w:lang w:val="es-ES"/>
        </w:rPr>
        <w:t xml:space="preserve"> </w:t>
      </w:r>
    </w:p>
    <w:p w14:paraId="2484BE4E" w14:textId="77777777" w:rsidR="00894E12" w:rsidRDefault="00794EE5" w:rsidP="4D805283">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lastRenderedPageBreak/>
        <w:t>P</w:t>
      </w:r>
      <w:r w:rsidR="00424D97" w:rsidRPr="4D805283">
        <w:rPr>
          <w:rFonts w:ascii="Times New Roman" w:hAnsi="Times New Roman" w:cs="Times New Roman"/>
          <w:sz w:val="24"/>
          <w:szCs w:val="24"/>
          <w:lang w:val="es-ES"/>
        </w:rPr>
        <w:t>ara la variable edad no se encontraron diferencias significativas entre los grupos</w:t>
      </w:r>
      <w:r w:rsidR="00CF7DB1" w:rsidRPr="4D805283">
        <w:rPr>
          <w:rFonts w:ascii="Times New Roman" w:hAnsi="Times New Roman" w:cs="Times New Roman"/>
          <w:sz w:val="24"/>
          <w:szCs w:val="24"/>
          <w:lang w:val="es-ES"/>
        </w:rPr>
        <w:t xml:space="preserve"> </w:t>
      </w:r>
      <w:r w:rsidR="00E01CE3" w:rsidRPr="4D805283">
        <w:rPr>
          <w:rFonts w:ascii="Times New Roman" w:hAnsi="Times New Roman" w:cs="Times New Roman"/>
          <w:sz w:val="24"/>
          <w:szCs w:val="24"/>
          <w:lang w:val="es-ES"/>
        </w:rPr>
        <w:t>etarios definidos</w:t>
      </w:r>
      <w:r w:rsidR="00424D97" w:rsidRPr="4D805283">
        <w:rPr>
          <w:rFonts w:ascii="Times New Roman" w:hAnsi="Times New Roman" w:cs="Times New Roman"/>
          <w:sz w:val="24"/>
          <w:szCs w:val="24"/>
          <w:lang w:val="es-ES"/>
        </w:rPr>
        <w:t xml:space="preserve">, aunque el grupo etario que más alto puntaje promedio </w:t>
      </w:r>
      <w:r w:rsidR="008B0DB1" w:rsidRPr="4D805283">
        <w:rPr>
          <w:rFonts w:ascii="Times New Roman" w:hAnsi="Times New Roman" w:cs="Times New Roman"/>
          <w:sz w:val="24"/>
          <w:szCs w:val="24"/>
          <w:lang w:val="es-ES"/>
        </w:rPr>
        <w:t xml:space="preserve">obtuvo </w:t>
      </w:r>
      <w:r w:rsidR="00424D97" w:rsidRPr="4D805283">
        <w:rPr>
          <w:rFonts w:ascii="Times New Roman" w:hAnsi="Times New Roman" w:cs="Times New Roman"/>
          <w:sz w:val="24"/>
          <w:szCs w:val="24"/>
          <w:lang w:val="es-ES"/>
        </w:rPr>
        <w:t xml:space="preserve">en </w:t>
      </w:r>
      <w:r w:rsidR="00894E12">
        <w:rPr>
          <w:rFonts w:ascii="Times New Roman" w:hAnsi="Times New Roman" w:cs="Times New Roman"/>
          <w:sz w:val="24"/>
          <w:szCs w:val="24"/>
          <w:lang w:val="es-ES"/>
        </w:rPr>
        <w:t xml:space="preserve">el test de la </w:t>
      </w:r>
      <w:r w:rsidR="00424D97" w:rsidRPr="4D805283">
        <w:rPr>
          <w:rFonts w:ascii="Times New Roman" w:hAnsi="Times New Roman" w:cs="Times New Roman"/>
          <w:sz w:val="24"/>
          <w:szCs w:val="24"/>
          <w:lang w:val="es-ES"/>
        </w:rPr>
        <w:t>figura compleja de Rey (Copia</w:t>
      </w:r>
      <w:r w:rsidRPr="4D805283">
        <w:rPr>
          <w:rFonts w:ascii="Times New Roman" w:hAnsi="Times New Roman" w:cs="Times New Roman"/>
          <w:sz w:val="24"/>
          <w:szCs w:val="24"/>
          <w:lang w:val="es-ES"/>
        </w:rPr>
        <w:t xml:space="preserve"> y memoria</w:t>
      </w:r>
      <w:r w:rsidR="00424D97" w:rsidRPr="4D805283">
        <w:rPr>
          <w:rFonts w:ascii="Times New Roman" w:hAnsi="Times New Roman" w:cs="Times New Roman"/>
          <w:sz w:val="24"/>
          <w:szCs w:val="24"/>
          <w:lang w:val="es-ES"/>
        </w:rPr>
        <w:t xml:space="preserve">) fue el </w:t>
      </w:r>
      <w:r w:rsidR="00894E12">
        <w:rPr>
          <w:rFonts w:ascii="Times New Roman" w:hAnsi="Times New Roman" w:cs="Times New Roman"/>
          <w:sz w:val="24"/>
          <w:szCs w:val="24"/>
          <w:lang w:val="es-ES"/>
        </w:rPr>
        <w:t xml:space="preserve">grupo etario </w:t>
      </w:r>
      <w:r w:rsidR="00424D97" w:rsidRPr="4D805283">
        <w:rPr>
          <w:rFonts w:ascii="Times New Roman" w:hAnsi="Times New Roman" w:cs="Times New Roman"/>
          <w:sz w:val="24"/>
          <w:szCs w:val="24"/>
          <w:lang w:val="es-ES"/>
        </w:rPr>
        <w:t xml:space="preserve">de </w:t>
      </w:r>
      <w:r w:rsidR="008B0DB1" w:rsidRPr="4D805283">
        <w:rPr>
          <w:rFonts w:ascii="Times New Roman" w:hAnsi="Times New Roman" w:cs="Times New Roman"/>
          <w:sz w:val="24"/>
          <w:szCs w:val="24"/>
          <w:lang w:val="es-ES"/>
        </w:rPr>
        <w:t>18 a 29</w:t>
      </w:r>
      <w:r w:rsidRPr="4D805283">
        <w:rPr>
          <w:rFonts w:ascii="Times New Roman" w:hAnsi="Times New Roman" w:cs="Times New Roman"/>
          <w:sz w:val="24"/>
          <w:szCs w:val="24"/>
          <w:lang w:val="es-ES"/>
        </w:rPr>
        <w:t xml:space="preserve"> años</w:t>
      </w:r>
      <w:r w:rsidR="008B0DB1" w:rsidRPr="4D805283">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t>(3</w:t>
      </w:r>
      <w:r w:rsidR="008B0DB1" w:rsidRPr="4D805283">
        <w:rPr>
          <w:rFonts w:ascii="Times New Roman" w:hAnsi="Times New Roman" w:cs="Times New Roman"/>
          <w:sz w:val="24"/>
          <w:szCs w:val="24"/>
          <w:lang w:val="es-ES"/>
        </w:rPr>
        <w:t>0</w:t>
      </w:r>
      <w:r w:rsidRPr="4D805283">
        <w:rPr>
          <w:rFonts w:ascii="Times New Roman" w:hAnsi="Times New Roman" w:cs="Times New Roman"/>
          <w:sz w:val="24"/>
          <w:szCs w:val="24"/>
          <w:lang w:val="es-ES"/>
        </w:rPr>
        <w:t>,5</w:t>
      </w:r>
      <w:r w:rsidR="008B0DB1" w:rsidRPr="4D805283">
        <w:rPr>
          <w:rFonts w:ascii="Times New Roman" w:hAnsi="Times New Roman" w:cs="Times New Roman"/>
          <w:sz w:val="24"/>
          <w:szCs w:val="24"/>
          <w:lang w:val="es-ES"/>
        </w:rPr>
        <w:t>3</w:t>
      </w:r>
      <w:r w:rsidRPr="4D805283">
        <w:rPr>
          <w:rFonts w:ascii="Times New Roman" w:hAnsi="Times New Roman" w:cs="Times New Roman"/>
          <w:sz w:val="24"/>
          <w:szCs w:val="24"/>
          <w:lang w:val="es-ES"/>
        </w:rPr>
        <w:t xml:space="preserve"> ± </w:t>
      </w:r>
      <w:r w:rsidR="008B0DB1" w:rsidRPr="4D805283">
        <w:rPr>
          <w:rFonts w:ascii="Times New Roman" w:hAnsi="Times New Roman" w:cs="Times New Roman"/>
          <w:sz w:val="24"/>
          <w:szCs w:val="24"/>
          <w:lang w:val="es-ES"/>
        </w:rPr>
        <w:t>4</w:t>
      </w:r>
      <w:r w:rsidRPr="4D805283">
        <w:rPr>
          <w:rFonts w:ascii="Times New Roman" w:hAnsi="Times New Roman" w:cs="Times New Roman"/>
          <w:sz w:val="24"/>
          <w:szCs w:val="24"/>
          <w:lang w:val="es-ES"/>
        </w:rPr>
        <w:t>,</w:t>
      </w:r>
      <w:r w:rsidR="008B0DB1" w:rsidRPr="4D805283">
        <w:rPr>
          <w:rFonts w:ascii="Times New Roman" w:hAnsi="Times New Roman" w:cs="Times New Roman"/>
          <w:sz w:val="24"/>
          <w:szCs w:val="24"/>
          <w:lang w:val="es-ES"/>
        </w:rPr>
        <w:t>5 para hombres</w:t>
      </w:r>
      <w:r w:rsidRPr="4D805283">
        <w:rPr>
          <w:rFonts w:ascii="Times New Roman" w:hAnsi="Times New Roman" w:cs="Times New Roman"/>
          <w:sz w:val="24"/>
          <w:szCs w:val="24"/>
          <w:lang w:val="es-ES"/>
        </w:rPr>
        <w:t xml:space="preserve"> y 2</w:t>
      </w:r>
      <w:r w:rsidR="008B0DB1" w:rsidRPr="4D805283">
        <w:rPr>
          <w:rFonts w:ascii="Times New Roman" w:hAnsi="Times New Roman" w:cs="Times New Roman"/>
          <w:sz w:val="24"/>
          <w:szCs w:val="24"/>
          <w:lang w:val="es-ES"/>
        </w:rPr>
        <w:t>8</w:t>
      </w:r>
      <w:r w:rsidRPr="4D805283">
        <w:rPr>
          <w:rFonts w:ascii="Times New Roman" w:hAnsi="Times New Roman" w:cs="Times New Roman"/>
          <w:sz w:val="24"/>
          <w:szCs w:val="24"/>
          <w:lang w:val="es-ES"/>
        </w:rPr>
        <w:t>,</w:t>
      </w:r>
      <w:r w:rsidR="008B0DB1" w:rsidRPr="4D805283">
        <w:rPr>
          <w:rFonts w:ascii="Times New Roman" w:hAnsi="Times New Roman" w:cs="Times New Roman"/>
          <w:sz w:val="24"/>
          <w:szCs w:val="24"/>
          <w:lang w:val="es-ES"/>
        </w:rPr>
        <w:t>0</w:t>
      </w:r>
      <w:r w:rsidRPr="4D805283">
        <w:rPr>
          <w:rFonts w:ascii="Times New Roman" w:hAnsi="Times New Roman" w:cs="Times New Roman"/>
          <w:sz w:val="24"/>
          <w:szCs w:val="24"/>
          <w:lang w:val="es-ES"/>
        </w:rPr>
        <w:t xml:space="preserve">5 ± </w:t>
      </w:r>
      <w:r w:rsidR="008B0DB1" w:rsidRPr="4D805283">
        <w:rPr>
          <w:rFonts w:ascii="Times New Roman" w:hAnsi="Times New Roman" w:cs="Times New Roman"/>
          <w:sz w:val="24"/>
          <w:szCs w:val="24"/>
          <w:lang w:val="es-ES"/>
        </w:rPr>
        <w:t>10</w:t>
      </w:r>
      <w:r w:rsidRPr="4D805283">
        <w:rPr>
          <w:rFonts w:ascii="Times New Roman" w:hAnsi="Times New Roman" w:cs="Times New Roman"/>
          <w:sz w:val="24"/>
          <w:szCs w:val="24"/>
          <w:lang w:val="es-ES"/>
        </w:rPr>
        <w:t xml:space="preserve">,0 </w:t>
      </w:r>
      <w:r w:rsidR="008B0DB1" w:rsidRPr="4D805283">
        <w:rPr>
          <w:rFonts w:ascii="Times New Roman" w:hAnsi="Times New Roman" w:cs="Times New Roman"/>
          <w:sz w:val="24"/>
          <w:szCs w:val="24"/>
          <w:lang w:val="es-ES"/>
        </w:rPr>
        <w:t>para mujeres en la prueba de Copia y 21</w:t>
      </w:r>
      <w:r w:rsidRPr="4D805283">
        <w:rPr>
          <w:rFonts w:ascii="Times New Roman" w:hAnsi="Times New Roman" w:cs="Times New Roman"/>
          <w:sz w:val="24"/>
          <w:szCs w:val="24"/>
          <w:lang w:val="es-ES"/>
        </w:rPr>
        <w:t>,0 ± 8,</w:t>
      </w:r>
      <w:r w:rsidR="008B0DB1" w:rsidRPr="4D805283">
        <w:rPr>
          <w:rFonts w:ascii="Times New Roman" w:hAnsi="Times New Roman" w:cs="Times New Roman"/>
          <w:sz w:val="24"/>
          <w:szCs w:val="24"/>
          <w:lang w:val="es-ES"/>
        </w:rPr>
        <w:t>6 en hombres</w:t>
      </w:r>
      <w:r w:rsidRPr="4D805283">
        <w:rPr>
          <w:rFonts w:ascii="Times New Roman" w:hAnsi="Times New Roman" w:cs="Times New Roman"/>
          <w:sz w:val="24"/>
          <w:szCs w:val="24"/>
          <w:lang w:val="es-ES"/>
        </w:rPr>
        <w:t xml:space="preserve"> y </w:t>
      </w:r>
      <w:r w:rsidR="008B0DB1" w:rsidRPr="4D805283">
        <w:rPr>
          <w:rFonts w:ascii="Times New Roman" w:hAnsi="Times New Roman" w:cs="Times New Roman"/>
          <w:sz w:val="24"/>
          <w:szCs w:val="24"/>
          <w:lang w:val="es-ES"/>
        </w:rPr>
        <w:t xml:space="preserve">19,71 </w:t>
      </w:r>
      <w:r w:rsidRPr="4D805283">
        <w:rPr>
          <w:rFonts w:ascii="Times New Roman" w:hAnsi="Times New Roman" w:cs="Times New Roman"/>
          <w:sz w:val="24"/>
          <w:szCs w:val="24"/>
          <w:lang w:val="es-ES"/>
        </w:rPr>
        <w:t>± 8,</w:t>
      </w:r>
      <w:r w:rsidR="008B0DB1" w:rsidRPr="4D805283">
        <w:rPr>
          <w:rFonts w:ascii="Times New Roman" w:hAnsi="Times New Roman" w:cs="Times New Roman"/>
          <w:sz w:val="24"/>
          <w:szCs w:val="24"/>
          <w:lang w:val="es-ES"/>
        </w:rPr>
        <w:t>7 en mujeres para memoria</w:t>
      </w:r>
      <w:r w:rsidRPr="4D805283">
        <w:rPr>
          <w:rFonts w:ascii="Times New Roman" w:hAnsi="Times New Roman" w:cs="Times New Roman"/>
          <w:sz w:val="24"/>
          <w:szCs w:val="24"/>
          <w:lang w:val="es-ES"/>
        </w:rPr>
        <w:t>)</w:t>
      </w:r>
      <w:r w:rsidR="00894E12">
        <w:rPr>
          <w:rFonts w:ascii="Times New Roman" w:hAnsi="Times New Roman" w:cs="Times New Roman"/>
          <w:sz w:val="24"/>
          <w:szCs w:val="24"/>
          <w:lang w:val="es-ES"/>
        </w:rPr>
        <w:t>.</w:t>
      </w:r>
    </w:p>
    <w:p w14:paraId="75D53DD6" w14:textId="7C8EF13D" w:rsidR="00092514" w:rsidRDefault="00894E12" w:rsidP="4D805283">
      <w:pPr>
        <w:spacing w:after="0" w:line="480" w:lineRule="auto"/>
        <w:ind w:firstLine="708"/>
        <w:jc w:val="both"/>
        <w:rPr>
          <w:rFonts w:ascii="Times New Roman" w:hAnsi="Times New Roman" w:cs="Times New Roman"/>
          <w:sz w:val="24"/>
          <w:szCs w:val="24"/>
          <w:highlight w:val="cyan"/>
          <w:lang w:val="es-ES"/>
        </w:rPr>
      </w:pPr>
      <w:r>
        <w:rPr>
          <w:rFonts w:ascii="Times New Roman" w:hAnsi="Times New Roman" w:cs="Times New Roman"/>
          <w:sz w:val="24"/>
          <w:szCs w:val="24"/>
          <w:lang w:val="es-ES"/>
        </w:rPr>
        <w:t>Por otra parte,</w:t>
      </w:r>
      <w:r w:rsidR="00794EE5" w:rsidRPr="4D805283">
        <w:rPr>
          <w:rFonts w:ascii="Times New Roman" w:hAnsi="Times New Roman" w:cs="Times New Roman"/>
          <w:sz w:val="24"/>
          <w:szCs w:val="24"/>
          <w:lang w:val="es-ES"/>
        </w:rPr>
        <w:t xml:space="preserve"> en la prueba de Hopkins, </w:t>
      </w:r>
      <w:r w:rsidR="00CB3B0A">
        <w:rPr>
          <w:rFonts w:ascii="Times New Roman" w:hAnsi="Times New Roman" w:cs="Times New Roman"/>
          <w:sz w:val="24"/>
          <w:szCs w:val="24"/>
          <w:lang w:val="es-ES"/>
        </w:rPr>
        <w:t>en r</w:t>
      </w:r>
      <w:r w:rsidR="00794EE5" w:rsidRPr="4D805283">
        <w:rPr>
          <w:rFonts w:ascii="Times New Roman" w:hAnsi="Times New Roman" w:cs="Times New Roman"/>
          <w:sz w:val="24"/>
          <w:szCs w:val="24"/>
          <w:lang w:val="es-ES"/>
        </w:rPr>
        <w:t xml:space="preserve">ecuerdo </w:t>
      </w:r>
      <w:r w:rsidR="00CB3B0A">
        <w:rPr>
          <w:rFonts w:ascii="Times New Roman" w:hAnsi="Times New Roman" w:cs="Times New Roman"/>
          <w:sz w:val="24"/>
          <w:szCs w:val="24"/>
          <w:lang w:val="es-ES"/>
        </w:rPr>
        <w:t>i</w:t>
      </w:r>
      <w:r w:rsidR="00794EE5" w:rsidRPr="4D805283">
        <w:rPr>
          <w:rFonts w:ascii="Times New Roman" w:hAnsi="Times New Roman" w:cs="Times New Roman"/>
          <w:sz w:val="24"/>
          <w:szCs w:val="24"/>
          <w:lang w:val="es-ES"/>
        </w:rPr>
        <w:t>nmediato</w:t>
      </w:r>
      <w:r w:rsidR="002D36F9" w:rsidRPr="4D805283">
        <w:rPr>
          <w:rFonts w:ascii="Times New Roman" w:hAnsi="Times New Roman" w:cs="Times New Roman"/>
          <w:sz w:val="24"/>
          <w:szCs w:val="24"/>
          <w:lang w:val="es-ES"/>
        </w:rPr>
        <w:t xml:space="preserve"> y </w:t>
      </w:r>
      <w:r w:rsidR="00CB3B0A">
        <w:rPr>
          <w:rFonts w:ascii="Times New Roman" w:hAnsi="Times New Roman" w:cs="Times New Roman"/>
          <w:sz w:val="24"/>
          <w:szCs w:val="24"/>
          <w:lang w:val="es-ES"/>
        </w:rPr>
        <w:t>e</w:t>
      </w:r>
      <w:r w:rsidR="00794EE5" w:rsidRPr="4D805283">
        <w:rPr>
          <w:rFonts w:ascii="Times New Roman" w:hAnsi="Times New Roman" w:cs="Times New Roman"/>
          <w:sz w:val="24"/>
          <w:szCs w:val="24"/>
          <w:lang w:val="es-ES"/>
        </w:rPr>
        <w:t>vocación tardía</w:t>
      </w:r>
      <w:r w:rsidR="00CB3B0A">
        <w:rPr>
          <w:rFonts w:ascii="Times New Roman" w:hAnsi="Times New Roman" w:cs="Times New Roman"/>
          <w:sz w:val="24"/>
          <w:szCs w:val="24"/>
          <w:lang w:val="es-ES"/>
        </w:rPr>
        <w:t>,</w:t>
      </w:r>
      <w:r w:rsidR="002D36F9" w:rsidRPr="4D805283">
        <w:rPr>
          <w:rFonts w:ascii="Times New Roman" w:hAnsi="Times New Roman" w:cs="Times New Roman"/>
          <w:sz w:val="24"/>
          <w:szCs w:val="24"/>
          <w:lang w:val="es-ES"/>
        </w:rPr>
        <w:t xml:space="preserve"> </w:t>
      </w:r>
      <w:r w:rsidR="00794EE5" w:rsidRPr="4D805283">
        <w:rPr>
          <w:rFonts w:ascii="Times New Roman" w:hAnsi="Times New Roman" w:cs="Times New Roman"/>
          <w:sz w:val="24"/>
          <w:szCs w:val="24"/>
          <w:lang w:val="es-ES"/>
        </w:rPr>
        <w:t xml:space="preserve">el grupo etario que mayor puntaje obtuvo fue el </w:t>
      </w:r>
      <w:r>
        <w:rPr>
          <w:rFonts w:ascii="Times New Roman" w:hAnsi="Times New Roman" w:cs="Times New Roman"/>
          <w:sz w:val="24"/>
          <w:szCs w:val="24"/>
          <w:lang w:val="es-ES"/>
        </w:rPr>
        <w:t xml:space="preserve">grupo etario </w:t>
      </w:r>
      <w:r w:rsidR="00794EE5" w:rsidRPr="4D805283">
        <w:rPr>
          <w:rFonts w:ascii="Times New Roman" w:hAnsi="Times New Roman" w:cs="Times New Roman"/>
          <w:sz w:val="24"/>
          <w:szCs w:val="24"/>
          <w:lang w:val="es-ES"/>
        </w:rPr>
        <w:t>de 18 a 2</w:t>
      </w:r>
      <w:r w:rsidR="002D36F9" w:rsidRPr="4D805283">
        <w:rPr>
          <w:rFonts w:ascii="Times New Roman" w:hAnsi="Times New Roman" w:cs="Times New Roman"/>
          <w:sz w:val="24"/>
          <w:szCs w:val="24"/>
          <w:lang w:val="es-ES"/>
        </w:rPr>
        <w:t>9</w:t>
      </w:r>
      <w:r w:rsidR="00794EE5" w:rsidRPr="4D805283">
        <w:rPr>
          <w:rFonts w:ascii="Times New Roman" w:hAnsi="Times New Roman" w:cs="Times New Roman"/>
          <w:sz w:val="24"/>
          <w:szCs w:val="24"/>
          <w:lang w:val="es-ES"/>
        </w:rPr>
        <w:t xml:space="preserve"> años</w:t>
      </w:r>
      <w:r w:rsidR="002D36F9" w:rsidRPr="4D805283">
        <w:rPr>
          <w:rFonts w:ascii="Times New Roman" w:hAnsi="Times New Roman" w:cs="Times New Roman"/>
          <w:sz w:val="24"/>
          <w:szCs w:val="24"/>
          <w:lang w:val="es-ES"/>
        </w:rPr>
        <w:t xml:space="preserve">, </w:t>
      </w:r>
      <w:r w:rsidR="002D36F9" w:rsidRPr="00894E12">
        <w:rPr>
          <w:rFonts w:ascii="Times New Roman" w:hAnsi="Times New Roman" w:cs="Times New Roman"/>
          <w:sz w:val="24"/>
          <w:szCs w:val="24"/>
          <w:lang w:val="es-ES"/>
        </w:rPr>
        <w:t>mientras que para la dimensión de reconocimiento total correctas el grupo etario que mayor puntúo fue el de más de 59 años.</w:t>
      </w:r>
      <w:r w:rsidR="002D36F9" w:rsidRPr="4D805283">
        <w:rPr>
          <w:rFonts w:ascii="Times New Roman" w:hAnsi="Times New Roman" w:cs="Times New Roman"/>
          <w:sz w:val="24"/>
          <w:szCs w:val="24"/>
          <w:lang w:val="es-ES"/>
        </w:rPr>
        <w:t xml:space="preserve"> </w:t>
      </w:r>
      <w:r w:rsidR="002D36F9" w:rsidRPr="00894E12">
        <w:rPr>
          <w:rFonts w:ascii="Times New Roman" w:hAnsi="Times New Roman" w:cs="Times New Roman"/>
          <w:sz w:val="24"/>
          <w:szCs w:val="24"/>
          <w:lang w:val="es-ES"/>
        </w:rPr>
        <w:t xml:space="preserve">En la variable edad se </w:t>
      </w:r>
      <w:r>
        <w:rPr>
          <w:rFonts w:ascii="Times New Roman" w:hAnsi="Times New Roman" w:cs="Times New Roman"/>
          <w:sz w:val="24"/>
          <w:szCs w:val="24"/>
          <w:lang w:val="es-ES"/>
        </w:rPr>
        <w:t xml:space="preserve">identificó que </w:t>
      </w:r>
      <w:r w:rsidR="002D36F9" w:rsidRPr="00894E12">
        <w:rPr>
          <w:rFonts w:ascii="Times New Roman" w:hAnsi="Times New Roman" w:cs="Times New Roman"/>
          <w:sz w:val="24"/>
          <w:szCs w:val="24"/>
          <w:lang w:val="es-ES"/>
        </w:rPr>
        <w:t xml:space="preserve">a medida que se aumentan </w:t>
      </w:r>
      <w:r>
        <w:rPr>
          <w:rFonts w:ascii="Times New Roman" w:hAnsi="Times New Roman" w:cs="Times New Roman"/>
          <w:sz w:val="24"/>
          <w:szCs w:val="24"/>
          <w:lang w:val="es-ES"/>
        </w:rPr>
        <w:t xml:space="preserve">los </w:t>
      </w:r>
      <w:r w:rsidR="002D36F9" w:rsidRPr="00894E12">
        <w:rPr>
          <w:rFonts w:ascii="Times New Roman" w:hAnsi="Times New Roman" w:cs="Times New Roman"/>
          <w:sz w:val="24"/>
          <w:szCs w:val="24"/>
          <w:lang w:val="es-ES"/>
        </w:rPr>
        <w:t>años, los puntajes en las pruebas disminuyen.</w:t>
      </w:r>
    </w:p>
    <w:p w14:paraId="2FA53D19" w14:textId="2BFADEFE" w:rsidR="00811258" w:rsidRPr="00894E12" w:rsidRDefault="00894E12" w:rsidP="4D805283">
      <w:pPr>
        <w:spacing w:after="0" w:line="480" w:lineRule="auto"/>
        <w:ind w:firstLine="708"/>
        <w:jc w:val="both"/>
        <w:rPr>
          <w:rFonts w:ascii="Times New Roman" w:hAnsi="Times New Roman" w:cs="Times New Roman"/>
          <w:sz w:val="24"/>
          <w:szCs w:val="24"/>
          <w:highlight w:val="cyan"/>
          <w:lang w:val="es-ES"/>
        </w:rPr>
      </w:pPr>
      <w:r>
        <w:rPr>
          <w:rFonts w:ascii="Times New Roman" w:hAnsi="Times New Roman" w:cs="Times New Roman"/>
          <w:sz w:val="24"/>
          <w:szCs w:val="24"/>
          <w:lang w:val="es-ES"/>
        </w:rPr>
        <w:t>Los</w:t>
      </w:r>
      <w:r w:rsidR="00811258" w:rsidRPr="00476058">
        <w:rPr>
          <w:rFonts w:ascii="Times New Roman" w:hAnsi="Times New Roman" w:cs="Times New Roman"/>
          <w:sz w:val="24"/>
          <w:szCs w:val="24"/>
          <w:lang w:val="es-ES"/>
        </w:rPr>
        <w:t xml:space="preserve"> grupos de hombres y mujeres presentaron diferencias significativas para la variable educación</w:t>
      </w:r>
      <w:r w:rsidR="00CB3B0A">
        <w:rPr>
          <w:rFonts w:ascii="Times New Roman" w:hAnsi="Times New Roman" w:cs="Times New Roman"/>
          <w:sz w:val="24"/>
          <w:szCs w:val="24"/>
          <w:lang w:val="es-ES"/>
        </w:rPr>
        <w:t>;</w:t>
      </w:r>
      <w:r w:rsidR="00811258" w:rsidRPr="00476058">
        <w:rPr>
          <w:rFonts w:ascii="Times New Roman" w:hAnsi="Times New Roman" w:cs="Times New Roman"/>
          <w:sz w:val="24"/>
          <w:szCs w:val="24"/>
          <w:lang w:val="es-ES"/>
        </w:rPr>
        <w:t xml:space="preserve"> al analizarse los resultados </w:t>
      </w:r>
      <w:r w:rsidR="00CB3B0A">
        <w:rPr>
          <w:rFonts w:ascii="Times New Roman" w:hAnsi="Times New Roman" w:cs="Times New Roman"/>
          <w:sz w:val="24"/>
          <w:szCs w:val="24"/>
          <w:lang w:val="es-ES"/>
        </w:rPr>
        <w:t>de aprendizaje y memoria</w:t>
      </w:r>
      <w:r w:rsidR="00811258" w:rsidRPr="00476058">
        <w:rPr>
          <w:rFonts w:ascii="Times New Roman" w:hAnsi="Times New Roman" w:cs="Times New Roman"/>
          <w:sz w:val="24"/>
          <w:szCs w:val="24"/>
          <w:lang w:val="es-ES"/>
        </w:rPr>
        <w:t xml:space="preserve"> en casi todas las pruebas, a excepción de los resultados del reconocimiento total correctas del test de Hopkins para el grupo de hombres.</w:t>
      </w:r>
    </w:p>
    <w:p w14:paraId="2DD80FDB" w14:textId="147A81D8" w:rsidR="002D36F9" w:rsidRPr="00476058" w:rsidRDefault="00E01CE3" w:rsidP="00476058">
      <w:pPr>
        <w:spacing w:after="0" w:line="480" w:lineRule="auto"/>
        <w:ind w:firstLine="708"/>
        <w:jc w:val="both"/>
        <w:rPr>
          <w:rFonts w:ascii="Times New Roman" w:hAnsi="Times New Roman" w:cs="Times New Roman"/>
          <w:sz w:val="24"/>
          <w:szCs w:val="24"/>
          <w:lang w:val="es-ES"/>
        </w:rPr>
      </w:pPr>
      <w:r w:rsidRPr="0BCC3909">
        <w:rPr>
          <w:rFonts w:ascii="Times New Roman" w:hAnsi="Times New Roman" w:cs="Times New Roman"/>
          <w:sz w:val="24"/>
          <w:szCs w:val="24"/>
          <w:lang w:val="es-ES"/>
        </w:rPr>
        <w:t>En cuanto</w:t>
      </w:r>
      <w:r w:rsidR="00794EE5" w:rsidRPr="0BCC3909">
        <w:rPr>
          <w:rFonts w:ascii="Times New Roman" w:hAnsi="Times New Roman" w:cs="Times New Roman"/>
          <w:sz w:val="24"/>
          <w:szCs w:val="24"/>
          <w:lang w:val="es-ES"/>
        </w:rPr>
        <w:t xml:space="preserve"> al análisis para ingresos, los resultados muestran </w:t>
      </w:r>
      <w:r w:rsidR="00894E12" w:rsidRPr="00894E12">
        <w:rPr>
          <w:rFonts w:ascii="Times New Roman" w:hAnsi="Times New Roman" w:cs="Times New Roman"/>
          <w:sz w:val="24"/>
          <w:szCs w:val="24"/>
          <w:lang w:val="es-ES"/>
        </w:rPr>
        <w:t>pocas</w:t>
      </w:r>
      <w:r w:rsidR="00794EE5" w:rsidRPr="00894E12">
        <w:rPr>
          <w:rFonts w:ascii="Times New Roman" w:hAnsi="Times New Roman" w:cs="Times New Roman"/>
          <w:sz w:val="24"/>
          <w:szCs w:val="24"/>
          <w:lang w:val="es-ES"/>
        </w:rPr>
        <w:t xml:space="preserve"> </w:t>
      </w:r>
      <w:r w:rsidR="008F14D9" w:rsidRPr="00894E12">
        <w:rPr>
          <w:rFonts w:ascii="Times New Roman" w:hAnsi="Times New Roman" w:cs="Times New Roman"/>
          <w:sz w:val="24"/>
          <w:szCs w:val="24"/>
          <w:lang w:val="es-ES"/>
        </w:rPr>
        <w:t>muestras</w:t>
      </w:r>
      <w:r w:rsidR="008F14D9" w:rsidRPr="0BCC3909">
        <w:rPr>
          <w:rFonts w:ascii="Times New Roman" w:hAnsi="Times New Roman" w:cs="Times New Roman"/>
          <w:sz w:val="24"/>
          <w:szCs w:val="24"/>
          <w:lang w:val="es-ES"/>
        </w:rPr>
        <w:t xml:space="preserve"> para los grupos de personas que ganan más de $400.000 y son estos grupos los que mayores puntuaciones obtienen</w:t>
      </w:r>
      <w:r w:rsidR="00136855" w:rsidRPr="0BCC3909">
        <w:rPr>
          <w:rFonts w:ascii="Times New Roman" w:hAnsi="Times New Roman" w:cs="Times New Roman"/>
          <w:sz w:val="24"/>
          <w:szCs w:val="24"/>
          <w:lang w:val="es-ES"/>
        </w:rPr>
        <w:t xml:space="preserve">. </w:t>
      </w:r>
      <w:r w:rsidR="002D36F9" w:rsidRPr="0BCC3909">
        <w:rPr>
          <w:rFonts w:ascii="Times New Roman" w:hAnsi="Times New Roman" w:cs="Times New Roman"/>
          <w:sz w:val="24"/>
          <w:szCs w:val="24"/>
          <w:lang w:val="es-ES"/>
        </w:rPr>
        <w:t xml:space="preserve">Por otro lado, de acuerdo con las ocupaciones para ambos </w:t>
      </w:r>
      <w:r w:rsidR="00894E12">
        <w:rPr>
          <w:rFonts w:ascii="Times New Roman" w:hAnsi="Times New Roman" w:cs="Times New Roman"/>
          <w:sz w:val="24"/>
          <w:szCs w:val="24"/>
          <w:lang w:val="es-ES"/>
        </w:rPr>
        <w:t>sexos</w:t>
      </w:r>
      <w:r w:rsidR="002D36F9" w:rsidRPr="0BCC3909">
        <w:rPr>
          <w:rFonts w:ascii="Times New Roman" w:hAnsi="Times New Roman" w:cs="Times New Roman"/>
          <w:sz w:val="24"/>
          <w:szCs w:val="24"/>
          <w:lang w:val="es-ES"/>
        </w:rPr>
        <w:t>, la ocupación de liderazgo dentro de la comunidad obtiene mayores puntajes para las pruebas aplicadas</w:t>
      </w:r>
      <w:r w:rsidR="006628DA" w:rsidRPr="0BCC3909">
        <w:rPr>
          <w:rFonts w:ascii="Times New Roman" w:hAnsi="Times New Roman" w:cs="Times New Roman"/>
          <w:sz w:val="24"/>
          <w:szCs w:val="24"/>
          <w:lang w:val="es-ES"/>
        </w:rPr>
        <w:t xml:space="preserve"> a excepción de la prueba de recuerdo inmediato y reconocimiento total correctas en el grupo de mujeres.</w:t>
      </w:r>
      <w:r w:rsidR="002D36F9" w:rsidRPr="0BCC3909">
        <w:rPr>
          <w:rFonts w:ascii="Times New Roman" w:hAnsi="Times New Roman" w:cs="Times New Roman"/>
          <w:sz w:val="24"/>
          <w:szCs w:val="24"/>
          <w:lang w:val="es-ES"/>
        </w:rPr>
        <w:t xml:space="preserve"> </w:t>
      </w:r>
    </w:p>
    <w:p w14:paraId="1CEBB15C" w14:textId="18FFE433" w:rsidR="00092514" w:rsidRPr="00476058" w:rsidRDefault="00092514" w:rsidP="00476058">
      <w:pPr>
        <w:spacing w:after="0" w:line="480" w:lineRule="auto"/>
        <w:jc w:val="both"/>
        <w:rPr>
          <w:rFonts w:ascii="Times New Roman" w:hAnsi="Times New Roman" w:cs="Times New Roman"/>
          <w:sz w:val="24"/>
          <w:szCs w:val="24"/>
          <w:lang w:val="es-ES"/>
        </w:rPr>
      </w:pPr>
    </w:p>
    <w:p w14:paraId="2BE240D6" w14:textId="29A0C219" w:rsidR="00092514" w:rsidRPr="00476058" w:rsidRDefault="001E3312" w:rsidP="2E3794F2">
      <w:pPr>
        <w:spacing w:after="0" w:line="480" w:lineRule="auto"/>
        <w:jc w:val="center"/>
        <w:rPr>
          <w:rFonts w:ascii="Times New Roman" w:hAnsi="Times New Roman" w:cs="Times New Roman"/>
          <w:sz w:val="24"/>
          <w:szCs w:val="24"/>
          <w:highlight w:val="yellow"/>
          <w:lang w:val="es-ES"/>
        </w:rPr>
      </w:pPr>
      <w:r w:rsidRPr="2E3794F2">
        <w:rPr>
          <w:rFonts w:ascii="Times New Roman" w:hAnsi="Times New Roman" w:cs="Times New Roman"/>
          <w:sz w:val="24"/>
          <w:szCs w:val="24"/>
          <w:highlight w:val="yellow"/>
          <w:lang w:val="es-ES"/>
        </w:rPr>
        <w:t>[I</w:t>
      </w:r>
      <w:r w:rsidR="00092514" w:rsidRPr="2E3794F2">
        <w:rPr>
          <w:rFonts w:ascii="Times New Roman" w:hAnsi="Times New Roman" w:cs="Times New Roman"/>
          <w:sz w:val="24"/>
          <w:szCs w:val="24"/>
          <w:highlight w:val="yellow"/>
          <w:lang w:val="es-ES"/>
        </w:rPr>
        <w:t xml:space="preserve">nsertar </w:t>
      </w:r>
      <w:r w:rsidRPr="2E3794F2">
        <w:rPr>
          <w:rFonts w:ascii="Times New Roman" w:hAnsi="Times New Roman" w:cs="Times New Roman"/>
          <w:sz w:val="24"/>
          <w:szCs w:val="24"/>
          <w:highlight w:val="yellow"/>
          <w:lang w:val="es-ES"/>
        </w:rPr>
        <w:t>t</w:t>
      </w:r>
      <w:r w:rsidR="00092514" w:rsidRPr="2E3794F2">
        <w:rPr>
          <w:rFonts w:ascii="Times New Roman" w:hAnsi="Times New Roman" w:cs="Times New Roman"/>
          <w:sz w:val="24"/>
          <w:szCs w:val="24"/>
          <w:highlight w:val="yellow"/>
          <w:lang w:val="es-ES"/>
        </w:rPr>
        <w:t>abla 2</w:t>
      </w:r>
      <w:r w:rsidRPr="2E3794F2">
        <w:rPr>
          <w:rFonts w:ascii="Times New Roman" w:hAnsi="Times New Roman" w:cs="Times New Roman"/>
          <w:sz w:val="24"/>
          <w:szCs w:val="24"/>
          <w:highlight w:val="yellow"/>
          <w:lang w:val="es-ES"/>
        </w:rPr>
        <w:t xml:space="preserve"> aquí]</w:t>
      </w:r>
    </w:p>
    <w:p w14:paraId="2E629F75" w14:textId="188C256C" w:rsidR="003573B3" w:rsidRPr="00476058" w:rsidRDefault="003573B3" w:rsidP="004034FE">
      <w:pPr>
        <w:spacing w:after="0" w:line="480" w:lineRule="auto"/>
        <w:jc w:val="both"/>
        <w:rPr>
          <w:rFonts w:ascii="Times New Roman" w:hAnsi="Times New Roman" w:cs="Times New Roman"/>
          <w:sz w:val="24"/>
          <w:szCs w:val="24"/>
          <w:lang w:val="es-ES"/>
        </w:rPr>
      </w:pPr>
    </w:p>
    <w:p w14:paraId="6AD15E37" w14:textId="77777777" w:rsidR="00CB3B0A" w:rsidRDefault="00092514" w:rsidP="004034FE">
      <w:pPr>
        <w:spacing w:after="0" w:line="480" w:lineRule="auto"/>
        <w:jc w:val="both"/>
        <w:rPr>
          <w:rFonts w:ascii="Times New Roman" w:hAnsi="Times New Roman" w:cs="Times New Roman"/>
          <w:sz w:val="24"/>
          <w:szCs w:val="24"/>
          <w:lang w:val="es-ES"/>
        </w:rPr>
      </w:pPr>
      <w:r w:rsidRPr="00476058">
        <w:rPr>
          <w:rFonts w:ascii="Times New Roman" w:hAnsi="Times New Roman" w:cs="Times New Roman"/>
          <w:sz w:val="24"/>
          <w:szCs w:val="24"/>
          <w:lang w:val="es-ES"/>
        </w:rPr>
        <w:lastRenderedPageBreak/>
        <w:tab/>
      </w:r>
      <w:r w:rsidR="00424D97" w:rsidRPr="00476058">
        <w:rPr>
          <w:rFonts w:ascii="Times New Roman" w:hAnsi="Times New Roman" w:cs="Times New Roman"/>
          <w:sz w:val="24"/>
          <w:szCs w:val="24"/>
          <w:lang w:val="es-ES"/>
        </w:rPr>
        <w:t xml:space="preserve">En cuanto a los resultados en aculturación, </w:t>
      </w:r>
      <w:r w:rsidR="008C6767" w:rsidRPr="00476058">
        <w:rPr>
          <w:rFonts w:ascii="Times New Roman" w:hAnsi="Times New Roman" w:cs="Times New Roman"/>
          <w:sz w:val="24"/>
          <w:szCs w:val="24"/>
          <w:lang w:val="es-ES"/>
        </w:rPr>
        <w:t xml:space="preserve">se utilizaron puntajes directos de acuerdo a la calificación final del test, lo que significa </w:t>
      </w:r>
      <w:r w:rsidR="00894E12" w:rsidRPr="00476058">
        <w:rPr>
          <w:rFonts w:ascii="Times New Roman" w:hAnsi="Times New Roman" w:cs="Times New Roman"/>
          <w:sz w:val="24"/>
          <w:szCs w:val="24"/>
          <w:lang w:val="es-ES"/>
        </w:rPr>
        <w:t>que,</w:t>
      </w:r>
      <w:r w:rsidR="008C6767" w:rsidRPr="00476058">
        <w:rPr>
          <w:rFonts w:ascii="Times New Roman" w:hAnsi="Times New Roman" w:cs="Times New Roman"/>
          <w:sz w:val="24"/>
          <w:szCs w:val="24"/>
          <w:lang w:val="es-ES"/>
        </w:rPr>
        <w:t xml:space="preserve"> a mayor puntaje en el test, mayor aculturación </w:t>
      </w:r>
      <w:r w:rsidR="00424D97" w:rsidRPr="00476058">
        <w:rPr>
          <w:rFonts w:ascii="Times New Roman" w:hAnsi="Times New Roman" w:cs="Times New Roman"/>
          <w:sz w:val="24"/>
          <w:szCs w:val="24"/>
          <w:lang w:val="es-ES"/>
        </w:rPr>
        <w:t xml:space="preserve">y se compararon los grupos por </w:t>
      </w:r>
      <w:r w:rsidR="00146B91">
        <w:rPr>
          <w:rFonts w:ascii="Times New Roman" w:hAnsi="Times New Roman" w:cs="Times New Roman"/>
          <w:sz w:val="24"/>
          <w:szCs w:val="24"/>
          <w:lang w:val="es-ES"/>
        </w:rPr>
        <w:t xml:space="preserve">edad, </w:t>
      </w:r>
      <w:r w:rsidR="00424D97" w:rsidRPr="00476058">
        <w:rPr>
          <w:rFonts w:ascii="Times New Roman" w:hAnsi="Times New Roman" w:cs="Times New Roman"/>
          <w:sz w:val="24"/>
          <w:szCs w:val="24"/>
          <w:lang w:val="es-ES"/>
        </w:rPr>
        <w:t>escolaridad</w:t>
      </w:r>
      <w:r w:rsidR="00146B91">
        <w:rPr>
          <w:rFonts w:ascii="Times New Roman" w:hAnsi="Times New Roman" w:cs="Times New Roman"/>
          <w:sz w:val="24"/>
          <w:szCs w:val="24"/>
          <w:lang w:val="es-ES"/>
        </w:rPr>
        <w:t>, ingresos mensuales, ocupación, estado civil y consumo de alcohol</w:t>
      </w:r>
      <w:r w:rsidR="458D86F7" w:rsidRPr="00476058">
        <w:rPr>
          <w:rFonts w:ascii="Times New Roman" w:hAnsi="Times New Roman" w:cs="Times New Roman"/>
          <w:sz w:val="24"/>
          <w:szCs w:val="24"/>
          <w:lang w:val="es-ES"/>
        </w:rPr>
        <w:t>.</w:t>
      </w:r>
      <w:r w:rsidR="00282DE8" w:rsidRPr="00476058">
        <w:rPr>
          <w:rFonts w:ascii="Times New Roman" w:hAnsi="Times New Roman" w:cs="Times New Roman"/>
          <w:sz w:val="24"/>
          <w:szCs w:val="24"/>
          <w:lang w:val="es-ES"/>
        </w:rPr>
        <w:t xml:space="preserve"> </w:t>
      </w:r>
    </w:p>
    <w:p w14:paraId="1551978B" w14:textId="7D184A08" w:rsidR="00B03C9F" w:rsidRPr="00183C71" w:rsidRDefault="0BAB691E" w:rsidP="00CB3B0A">
      <w:pPr>
        <w:spacing w:after="0" w:line="480" w:lineRule="auto"/>
        <w:ind w:firstLine="708"/>
        <w:jc w:val="both"/>
        <w:rPr>
          <w:rFonts w:ascii="Times New Roman" w:hAnsi="Times New Roman" w:cs="Times New Roman"/>
          <w:sz w:val="24"/>
          <w:szCs w:val="24"/>
          <w:lang w:val="es-ES"/>
        </w:rPr>
      </w:pPr>
      <w:r w:rsidRPr="00476058">
        <w:rPr>
          <w:rFonts w:ascii="Times New Roman" w:hAnsi="Times New Roman" w:cs="Times New Roman"/>
          <w:sz w:val="24"/>
          <w:szCs w:val="24"/>
          <w:lang w:val="es-ES"/>
        </w:rPr>
        <w:t>E</w:t>
      </w:r>
      <w:r w:rsidR="00282DE8" w:rsidRPr="00476058">
        <w:rPr>
          <w:rFonts w:ascii="Times New Roman" w:hAnsi="Times New Roman" w:cs="Times New Roman"/>
          <w:sz w:val="24"/>
          <w:szCs w:val="24"/>
          <w:lang w:val="es-ES"/>
        </w:rPr>
        <w:t>n este sentido, se encontraron diferencias significativas</w:t>
      </w:r>
      <w:r w:rsidR="00282DE8" w:rsidRPr="00183C71">
        <w:rPr>
          <w:rFonts w:ascii="Times New Roman" w:hAnsi="Times New Roman" w:cs="Times New Roman"/>
          <w:sz w:val="24"/>
          <w:szCs w:val="24"/>
          <w:lang w:val="es-ES"/>
        </w:rPr>
        <w:t xml:space="preserve"> (p=0,0006 en hombres y p=0,0003 en mujeres) entre los grupos de hombres y los grupos de mujeres para la variable educación, lo que supone un</w:t>
      </w:r>
      <w:r w:rsidR="00301191" w:rsidRPr="00183C71">
        <w:rPr>
          <w:rFonts w:ascii="Times New Roman" w:hAnsi="Times New Roman" w:cs="Times New Roman"/>
          <w:sz w:val="24"/>
          <w:szCs w:val="24"/>
          <w:lang w:val="es-ES"/>
        </w:rPr>
        <w:t>a</w:t>
      </w:r>
      <w:r w:rsidR="00282DE8" w:rsidRPr="00183C71">
        <w:rPr>
          <w:rFonts w:ascii="Times New Roman" w:hAnsi="Times New Roman" w:cs="Times New Roman"/>
          <w:sz w:val="24"/>
          <w:szCs w:val="24"/>
          <w:lang w:val="es-ES"/>
        </w:rPr>
        <w:t xml:space="preserve"> mayor aculturación a medida que aumentan los años de educación, siendo esto visible tanto en las correlaciones</w:t>
      </w:r>
      <w:r w:rsidR="00301191" w:rsidRPr="00183C71">
        <w:rPr>
          <w:rFonts w:ascii="Times New Roman" w:hAnsi="Times New Roman" w:cs="Times New Roman"/>
          <w:sz w:val="24"/>
          <w:szCs w:val="24"/>
          <w:lang w:val="es-ES"/>
        </w:rPr>
        <w:t xml:space="preserve"> (0,55)</w:t>
      </w:r>
      <w:r w:rsidR="00282DE8" w:rsidRPr="00183C71">
        <w:rPr>
          <w:rFonts w:ascii="Times New Roman" w:hAnsi="Times New Roman" w:cs="Times New Roman"/>
          <w:sz w:val="24"/>
          <w:szCs w:val="24"/>
          <w:lang w:val="es-ES"/>
        </w:rPr>
        <w:t xml:space="preserve"> como en las variables descriptivas</w:t>
      </w:r>
      <w:r w:rsidR="00301191" w:rsidRPr="00183C71">
        <w:rPr>
          <w:rFonts w:ascii="Times New Roman" w:hAnsi="Times New Roman" w:cs="Times New Roman"/>
          <w:sz w:val="24"/>
          <w:szCs w:val="24"/>
          <w:lang w:val="es-ES"/>
        </w:rPr>
        <w:t xml:space="preserve"> [sin educación (32,80 ±8,38) primaria (31,92 ± 5,07) secundaria (41,64 ± 8,39) y superior (48,33 ± 4,16)]</w:t>
      </w:r>
      <w:r w:rsidR="00282DE8" w:rsidRPr="00183C71">
        <w:rPr>
          <w:rFonts w:ascii="Times New Roman" w:hAnsi="Times New Roman" w:cs="Times New Roman"/>
          <w:sz w:val="24"/>
          <w:szCs w:val="24"/>
          <w:lang w:val="es-ES"/>
        </w:rPr>
        <w:t xml:space="preserve">. En las demás variables analizadas para aculturación no se encontraron diferencias entre grupos de hombres </w:t>
      </w:r>
      <w:r w:rsidR="00146B91">
        <w:rPr>
          <w:rFonts w:ascii="Times New Roman" w:hAnsi="Times New Roman" w:cs="Times New Roman"/>
          <w:sz w:val="24"/>
          <w:szCs w:val="24"/>
          <w:lang w:val="es-ES"/>
        </w:rPr>
        <w:t xml:space="preserve">y </w:t>
      </w:r>
      <w:r w:rsidR="00282DE8" w:rsidRPr="00183C71">
        <w:rPr>
          <w:rFonts w:ascii="Times New Roman" w:hAnsi="Times New Roman" w:cs="Times New Roman"/>
          <w:sz w:val="24"/>
          <w:szCs w:val="24"/>
          <w:lang w:val="es-ES"/>
        </w:rPr>
        <w:t>mujeres.</w:t>
      </w:r>
    </w:p>
    <w:p w14:paraId="29DECBE3" w14:textId="70F726AF" w:rsidR="00CB3B0A" w:rsidRDefault="00CB3B0A" w:rsidP="00CB3B0A">
      <w:pPr>
        <w:spacing w:after="0" w:line="480" w:lineRule="auto"/>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w:t>
      </w:r>
      <w:r w:rsidR="00AA7550" w:rsidRPr="0BCC3909">
        <w:rPr>
          <w:rFonts w:ascii="Times New Roman" w:hAnsi="Times New Roman" w:cs="Times New Roman"/>
          <w:sz w:val="24"/>
          <w:szCs w:val="24"/>
          <w:lang w:val="es-ES"/>
        </w:rPr>
        <w:t xml:space="preserve">os resultados para la variable edad, agrupada de acuerdo con los grupos etarios identificados </w:t>
      </w:r>
      <w:r>
        <w:rPr>
          <w:rFonts w:ascii="Times New Roman" w:hAnsi="Times New Roman" w:cs="Times New Roman"/>
          <w:sz w:val="24"/>
          <w:szCs w:val="24"/>
          <w:lang w:val="es-ES"/>
        </w:rPr>
        <w:t xml:space="preserve">mostraron </w:t>
      </w:r>
      <w:r w:rsidR="007C1153" w:rsidRPr="0BCC3909">
        <w:rPr>
          <w:rFonts w:ascii="Times New Roman" w:hAnsi="Times New Roman" w:cs="Times New Roman"/>
          <w:sz w:val="24"/>
          <w:szCs w:val="24"/>
          <w:lang w:val="es-ES"/>
        </w:rPr>
        <w:t xml:space="preserve">que para los grupos de personas con edades 50 años en adelante no </w:t>
      </w:r>
      <w:r w:rsidR="00762B36" w:rsidRPr="0BCC3909">
        <w:rPr>
          <w:rFonts w:ascii="Times New Roman" w:hAnsi="Times New Roman" w:cs="Times New Roman"/>
          <w:sz w:val="24"/>
          <w:szCs w:val="24"/>
          <w:lang w:val="es-ES"/>
        </w:rPr>
        <w:t xml:space="preserve">hubo </w:t>
      </w:r>
      <w:r w:rsidR="007C1153" w:rsidRPr="0BCC3909">
        <w:rPr>
          <w:rFonts w:ascii="Times New Roman" w:hAnsi="Times New Roman" w:cs="Times New Roman"/>
          <w:sz w:val="24"/>
          <w:szCs w:val="24"/>
          <w:lang w:val="es-ES"/>
        </w:rPr>
        <w:t xml:space="preserve">puntajes </w:t>
      </w:r>
      <w:r w:rsidR="008C6767" w:rsidRPr="0BCC3909">
        <w:rPr>
          <w:rFonts w:ascii="Times New Roman" w:hAnsi="Times New Roman" w:cs="Times New Roman"/>
          <w:sz w:val="24"/>
          <w:szCs w:val="24"/>
          <w:lang w:val="es-ES"/>
        </w:rPr>
        <w:t>mayores a</w:t>
      </w:r>
      <w:r w:rsidR="00301191" w:rsidRPr="0BCC3909">
        <w:rPr>
          <w:rFonts w:ascii="Times New Roman" w:hAnsi="Times New Roman" w:cs="Times New Roman"/>
          <w:sz w:val="24"/>
          <w:szCs w:val="24"/>
          <w:lang w:val="es-ES"/>
        </w:rPr>
        <w:t xml:space="preserve"> 3</w:t>
      </w:r>
      <w:r w:rsidR="00770F94" w:rsidRPr="0BCC3909">
        <w:rPr>
          <w:rFonts w:ascii="Times New Roman" w:hAnsi="Times New Roman" w:cs="Times New Roman"/>
          <w:sz w:val="24"/>
          <w:szCs w:val="24"/>
          <w:lang w:val="es-ES"/>
        </w:rPr>
        <w:t>6</w:t>
      </w:r>
      <w:r w:rsidR="00301191" w:rsidRPr="0BCC3909">
        <w:rPr>
          <w:rFonts w:ascii="Times New Roman" w:hAnsi="Times New Roman" w:cs="Times New Roman"/>
          <w:sz w:val="24"/>
          <w:szCs w:val="24"/>
          <w:lang w:val="es-ES"/>
        </w:rPr>
        <w:t>,00 en aculturación</w:t>
      </w:r>
      <w:r w:rsidR="00894E12">
        <w:rPr>
          <w:rFonts w:ascii="Times New Roman" w:hAnsi="Times New Roman" w:cs="Times New Roman"/>
          <w:sz w:val="24"/>
          <w:szCs w:val="24"/>
          <w:lang w:val="es-ES"/>
        </w:rPr>
        <w:t xml:space="preserve">, </w:t>
      </w:r>
      <w:r w:rsidR="00770F94" w:rsidRPr="0BCC3909">
        <w:rPr>
          <w:rFonts w:ascii="Times New Roman" w:hAnsi="Times New Roman" w:cs="Times New Roman"/>
          <w:sz w:val="24"/>
          <w:szCs w:val="24"/>
          <w:lang w:val="es-ES"/>
        </w:rPr>
        <w:t xml:space="preserve">para el grupo estaría de 18 a 29 años tanto en hombres como mujeres el puntaje promedio en el test de aculturación fue de 42,53 </w:t>
      </w:r>
      <w:r w:rsidR="00770F94" w:rsidRPr="0BCC3909">
        <w:rPr>
          <w:rFonts w:ascii="Calibri" w:hAnsi="Calibri" w:cs="Calibri"/>
          <w:color w:val="000000" w:themeColor="text1"/>
          <w:sz w:val="18"/>
          <w:szCs w:val="18"/>
        </w:rPr>
        <w:t>±</w:t>
      </w:r>
      <w:r w:rsidR="00770F94" w:rsidRPr="0BCC3909">
        <w:rPr>
          <w:rFonts w:ascii="Times New Roman" w:hAnsi="Times New Roman" w:cs="Times New Roman"/>
          <w:sz w:val="24"/>
          <w:szCs w:val="24"/>
          <w:lang w:val="es-ES"/>
        </w:rPr>
        <w:t xml:space="preserve"> 7.50 y 43.90 </w:t>
      </w:r>
      <w:r w:rsidR="00770F94" w:rsidRPr="0BCC3909">
        <w:rPr>
          <w:rFonts w:ascii="Calibri" w:hAnsi="Calibri" w:cs="Calibri"/>
          <w:color w:val="000000" w:themeColor="text1"/>
          <w:sz w:val="18"/>
          <w:szCs w:val="18"/>
        </w:rPr>
        <w:t xml:space="preserve">± </w:t>
      </w:r>
      <w:r w:rsidR="00770F94" w:rsidRPr="0BCC3909">
        <w:rPr>
          <w:rFonts w:ascii="Times New Roman" w:hAnsi="Times New Roman" w:cs="Times New Roman"/>
          <w:sz w:val="24"/>
          <w:szCs w:val="24"/>
          <w:lang w:val="es-ES"/>
        </w:rPr>
        <w:t>9.51 respectivamente.</w:t>
      </w:r>
      <w:r w:rsidRPr="00CB3B0A">
        <w:rPr>
          <w:rFonts w:ascii="Times New Roman" w:hAnsi="Times New Roman" w:cs="Times New Roman"/>
          <w:sz w:val="24"/>
          <w:szCs w:val="24"/>
          <w:lang w:val="es-ES"/>
        </w:rPr>
        <w:t xml:space="preserve"> </w:t>
      </w:r>
    </w:p>
    <w:p w14:paraId="4BE1312D" w14:textId="77777777" w:rsidR="00CB3B0A" w:rsidRDefault="00770F94" w:rsidP="00CB3B0A">
      <w:pPr>
        <w:spacing w:after="0" w:line="480" w:lineRule="auto"/>
        <w:ind w:firstLine="708"/>
        <w:jc w:val="both"/>
        <w:rPr>
          <w:rFonts w:ascii="Times New Roman" w:hAnsi="Times New Roman" w:cs="Times New Roman"/>
          <w:sz w:val="24"/>
          <w:szCs w:val="24"/>
          <w:lang w:val="es-ES"/>
        </w:rPr>
      </w:pPr>
      <w:r w:rsidRPr="0BCC3909">
        <w:rPr>
          <w:rFonts w:ascii="Times New Roman" w:hAnsi="Times New Roman" w:cs="Times New Roman"/>
          <w:sz w:val="24"/>
          <w:szCs w:val="24"/>
          <w:lang w:val="es-ES"/>
        </w:rPr>
        <w:t xml:space="preserve">El puntaje promedio </w:t>
      </w:r>
      <w:r w:rsidRPr="003A55C1">
        <w:rPr>
          <w:rFonts w:ascii="Times New Roman" w:hAnsi="Times New Roman" w:cs="Times New Roman"/>
          <w:sz w:val="24"/>
          <w:szCs w:val="24"/>
          <w:lang w:val="es-ES"/>
        </w:rPr>
        <w:t>más alt</w:t>
      </w:r>
      <w:r w:rsidR="003A55C1" w:rsidRPr="003A55C1">
        <w:rPr>
          <w:rFonts w:ascii="Times New Roman" w:hAnsi="Times New Roman" w:cs="Times New Roman"/>
          <w:sz w:val="24"/>
          <w:szCs w:val="24"/>
          <w:lang w:val="es-ES"/>
        </w:rPr>
        <w:t>o</w:t>
      </w:r>
      <w:r w:rsidRPr="0BCC3909">
        <w:rPr>
          <w:rFonts w:ascii="Times New Roman" w:hAnsi="Times New Roman" w:cs="Times New Roman"/>
          <w:sz w:val="24"/>
          <w:szCs w:val="24"/>
          <w:lang w:val="es-ES"/>
        </w:rPr>
        <w:t xml:space="preserve"> obtenido en el test de aculturación estuvo en el grupo de hombres que ganan más de $1.000.000 con un puntaje de</w:t>
      </w:r>
      <w:r w:rsidR="4BD4D844" w:rsidRPr="0BCC3909">
        <w:rPr>
          <w:rFonts w:ascii="Times New Roman" w:hAnsi="Times New Roman" w:cs="Times New Roman"/>
          <w:sz w:val="24"/>
          <w:szCs w:val="24"/>
          <w:lang w:val="es-ES"/>
        </w:rPr>
        <w:t xml:space="preserve"> </w:t>
      </w:r>
      <w:r w:rsidRPr="0BCC3909">
        <w:rPr>
          <w:rFonts w:ascii="Times New Roman" w:hAnsi="Times New Roman" w:cs="Times New Roman"/>
          <w:sz w:val="24"/>
          <w:szCs w:val="24"/>
          <w:lang w:val="es-ES"/>
        </w:rPr>
        <w:t>53, no obstante, es el puntaje de una sola persona que se desempeña como profesor dentro de la comunidad y por ello no tiene desviación típica.</w:t>
      </w:r>
      <w:r w:rsidR="00CB3B0A" w:rsidRPr="00CB3B0A">
        <w:rPr>
          <w:rFonts w:ascii="Times New Roman" w:hAnsi="Times New Roman" w:cs="Times New Roman"/>
          <w:sz w:val="24"/>
          <w:szCs w:val="24"/>
          <w:lang w:val="es-ES"/>
        </w:rPr>
        <w:t xml:space="preserve"> </w:t>
      </w:r>
    </w:p>
    <w:p w14:paraId="09090663" w14:textId="1E3127F8" w:rsidR="00CB3B0A" w:rsidRPr="00E33B25" w:rsidRDefault="00CB3B0A" w:rsidP="00CB3B0A">
      <w:pPr>
        <w:spacing w:after="0" w:line="480" w:lineRule="auto"/>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Finalmente, estos datos se </w:t>
      </w:r>
      <w:r w:rsidR="004E4CC7">
        <w:rPr>
          <w:rFonts w:ascii="Times New Roman" w:hAnsi="Times New Roman" w:cs="Times New Roman"/>
          <w:sz w:val="24"/>
          <w:szCs w:val="24"/>
          <w:lang w:val="es-ES"/>
        </w:rPr>
        <w:t xml:space="preserve">revisaron a la luz de una correlación y allí se </w:t>
      </w:r>
      <w:r w:rsidRPr="00183C71">
        <w:rPr>
          <w:rFonts w:ascii="Times New Roman" w:hAnsi="Times New Roman" w:cs="Times New Roman"/>
          <w:sz w:val="24"/>
          <w:szCs w:val="24"/>
          <w:lang w:val="es-ES"/>
        </w:rPr>
        <w:t>identificó una correlación positiva</w:t>
      </w:r>
      <w:r>
        <w:rPr>
          <w:rFonts w:ascii="Times New Roman" w:hAnsi="Times New Roman" w:cs="Times New Roman"/>
          <w:sz w:val="24"/>
          <w:szCs w:val="24"/>
          <w:lang w:val="es-ES"/>
        </w:rPr>
        <w:t>, pero débil</w:t>
      </w:r>
      <w:r w:rsidRPr="00183C71">
        <w:rPr>
          <w:rFonts w:ascii="Times New Roman" w:hAnsi="Times New Roman" w:cs="Times New Roman"/>
          <w:sz w:val="24"/>
          <w:szCs w:val="24"/>
          <w:lang w:val="es-ES"/>
        </w:rPr>
        <w:t xml:space="preserve"> entre la aculturación y los puntajes de los test de rendimiento neuropsicológicos para aprendizaje y memoria con puntajes entre 0,27 y 0</w:t>
      </w:r>
      <w:r>
        <w:rPr>
          <w:rFonts w:ascii="Times New Roman" w:hAnsi="Times New Roman" w:cs="Times New Roman"/>
          <w:sz w:val="24"/>
          <w:szCs w:val="24"/>
          <w:lang w:val="es-ES"/>
        </w:rPr>
        <w:t>,</w:t>
      </w:r>
      <w:r w:rsidRPr="00183C71">
        <w:rPr>
          <w:rFonts w:ascii="Times New Roman" w:hAnsi="Times New Roman" w:cs="Times New Roman"/>
          <w:sz w:val="24"/>
          <w:szCs w:val="24"/>
          <w:lang w:val="es-ES"/>
        </w:rPr>
        <w:t>44</w:t>
      </w:r>
      <w:r>
        <w:rPr>
          <w:rFonts w:ascii="Times New Roman" w:hAnsi="Times New Roman" w:cs="Times New Roman"/>
          <w:sz w:val="24"/>
          <w:szCs w:val="24"/>
          <w:lang w:val="es-ES"/>
        </w:rPr>
        <w:t xml:space="preserve">; </w:t>
      </w:r>
      <w:r w:rsidRPr="00183C71">
        <w:rPr>
          <w:rFonts w:ascii="Times New Roman" w:hAnsi="Times New Roman" w:cs="Times New Roman"/>
          <w:sz w:val="24"/>
          <w:szCs w:val="24"/>
          <w:lang w:val="es-ES"/>
        </w:rPr>
        <w:t>por otro lado, para la variable ocupación se identificó que las personas que desempeña</w:t>
      </w:r>
      <w:r>
        <w:rPr>
          <w:rFonts w:ascii="Times New Roman" w:hAnsi="Times New Roman" w:cs="Times New Roman"/>
          <w:sz w:val="24"/>
          <w:szCs w:val="24"/>
          <w:lang w:val="es-ES"/>
        </w:rPr>
        <w:t>ron</w:t>
      </w:r>
      <w:r w:rsidRPr="00E33B25">
        <w:rPr>
          <w:rFonts w:ascii="Times New Roman" w:hAnsi="Times New Roman" w:cs="Times New Roman"/>
          <w:sz w:val="24"/>
          <w:szCs w:val="24"/>
          <w:lang w:val="es-ES"/>
        </w:rPr>
        <w:t xml:space="preserve"> roles de liderazgo </w:t>
      </w:r>
      <w:r w:rsidRPr="00E33B25">
        <w:rPr>
          <w:rFonts w:ascii="Times New Roman" w:hAnsi="Times New Roman" w:cs="Times New Roman"/>
          <w:sz w:val="24"/>
          <w:szCs w:val="24"/>
          <w:lang w:val="es-ES"/>
        </w:rPr>
        <w:lastRenderedPageBreak/>
        <w:t>dentro de la comunidad como profesores, gobernador, guardia, estudiantes de pregrado y gestor local tuvieron mayor puntuación en el test de aculturación.</w:t>
      </w:r>
    </w:p>
    <w:p w14:paraId="5FDCFF20" w14:textId="77777777" w:rsidR="007D1088" w:rsidRPr="00E33B25" w:rsidRDefault="007D1088" w:rsidP="004034FE">
      <w:pPr>
        <w:spacing w:after="0" w:line="480" w:lineRule="auto"/>
        <w:jc w:val="both"/>
        <w:rPr>
          <w:rFonts w:ascii="Times New Roman" w:hAnsi="Times New Roman" w:cs="Times New Roman"/>
          <w:b/>
          <w:bCs/>
          <w:sz w:val="24"/>
          <w:szCs w:val="24"/>
          <w:lang w:val="es-ES"/>
        </w:rPr>
      </w:pPr>
    </w:p>
    <w:p w14:paraId="78BA154C" w14:textId="68107469" w:rsidR="001E3312" w:rsidRPr="004E4CC7" w:rsidRDefault="001E3312" w:rsidP="001E3312">
      <w:pPr>
        <w:spacing w:after="0" w:line="480" w:lineRule="auto"/>
        <w:jc w:val="center"/>
        <w:rPr>
          <w:rFonts w:ascii="Times New Roman" w:hAnsi="Times New Roman" w:cs="Times New Roman"/>
          <w:sz w:val="24"/>
          <w:szCs w:val="24"/>
          <w:lang w:val="es-ES"/>
        </w:rPr>
      </w:pPr>
      <w:r w:rsidRPr="004E4CC7">
        <w:rPr>
          <w:rFonts w:ascii="Times New Roman" w:hAnsi="Times New Roman" w:cs="Times New Roman"/>
          <w:sz w:val="24"/>
          <w:szCs w:val="24"/>
          <w:lang w:val="es-ES"/>
        </w:rPr>
        <w:t>[Insertar tablas 3 y 4 aquí]</w:t>
      </w:r>
    </w:p>
    <w:p w14:paraId="4004261C" w14:textId="4B2D4765" w:rsidR="007D1088" w:rsidRDefault="004E4CC7" w:rsidP="00E33B25">
      <w:pPr>
        <w:spacing w:after="0" w:line="480" w:lineRule="auto"/>
        <w:jc w:val="both"/>
        <w:rPr>
          <w:rFonts w:ascii="Times New Roman" w:hAnsi="Times New Roman" w:cs="Times New Roman"/>
          <w:sz w:val="24"/>
          <w:szCs w:val="24"/>
          <w:lang w:val="es-ES"/>
        </w:rPr>
      </w:pPr>
      <w:r w:rsidRPr="004E4CC7">
        <w:rPr>
          <w:rFonts w:ascii="Times New Roman" w:hAnsi="Times New Roman" w:cs="Times New Roman"/>
          <w:sz w:val="24"/>
          <w:szCs w:val="24"/>
          <w:lang w:val="es-ES"/>
        </w:rPr>
        <w:tab/>
        <w:t xml:space="preserve">En Cuanto a las regresiones, </w:t>
      </w:r>
      <w:r>
        <w:rPr>
          <w:rFonts w:ascii="Times New Roman" w:hAnsi="Times New Roman" w:cs="Times New Roman"/>
          <w:sz w:val="24"/>
          <w:szCs w:val="24"/>
          <w:lang w:val="es-ES"/>
        </w:rPr>
        <w:t>para las variables</w:t>
      </w:r>
      <w:r w:rsidRPr="004E4CC7">
        <w:rPr>
          <w:rFonts w:ascii="Times New Roman" w:hAnsi="Times New Roman" w:cs="Times New Roman"/>
          <w:sz w:val="24"/>
          <w:szCs w:val="24"/>
          <w:lang w:val="es-ES"/>
        </w:rPr>
        <w:t xml:space="preserve"> </w:t>
      </w:r>
      <w:r>
        <w:rPr>
          <w:rFonts w:ascii="Times New Roman" w:hAnsi="Times New Roman" w:cs="Times New Roman"/>
          <w:sz w:val="24"/>
          <w:szCs w:val="24"/>
          <w:lang w:val="es-ES"/>
        </w:rPr>
        <w:t xml:space="preserve">dependientes </w:t>
      </w:r>
      <w:r w:rsidRPr="004E4CC7">
        <w:rPr>
          <w:rFonts w:ascii="Times New Roman" w:hAnsi="Times New Roman" w:cs="Times New Roman"/>
          <w:sz w:val="24"/>
          <w:szCs w:val="24"/>
          <w:lang w:val="es-ES"/>
        </w:rPr>
        <w:t>se aplicaron regresiones bivariadas y multi</w:t>
      </w:r>
      <w:r>
        <w:rPr>
          <w:rFonts w:ascii="Times New Roman" w:hAnsi="Times New Roman" w:cs="Times New Roman"/>
          <w:sz w:val="24"/>
          <w:szCs w:val="24"/>
          <w:lang w:val="es-ES"/>
        </w:rPr>
        <w:t>variado</w:t>
      </w:r>
      <w:r w:rsidR="00625B2B">
        <w:rPr>
          <w:rFonts w:ascii="Times New Roman" w:hAnsi="Times New Roman" w:cs="Times New Roman"/>
          <w:sz w:val="24"/>
          <w:szCs w:val="24"/>
          <w:lang w:val="es-ES"/>
        </w:rPr>
        <w:t xml:space="preserve">, la tabla 4 muestra los resultados de las regresiones para cada una de las variables dependientes, la aculturación y las variables socioeconómicas. Se identifica en esta tabla los limites de confianza y se procede a establecer una eliminación jerárquica de acuerdo al valor p menos significativo. </w:t>
      </w:r>
    </w:p>
    <w:p w14:paraId="16F018E4" w14:textId="0691D2C7" w:rsidR="00A46B28" w:rsidRDefault="00A46B28" w:rsidP="00E33B25">
      <w:pPr>
        <w:spacing w:after="0" w:line="480" w:lineRule="auto"/>
        <w:jc w:val="both"/>
        <w:rPr>
          <w:color w:val="211D1E"/>
          <w:sz w:val="23"/>
          <w:szCs w:val="23"/>
        </w:rPr>
      </w:pPr>
      <w:r>
        <w:rPr>
          <w:rFonts w:ascii="Times New Roman" w:hAnsi="Times New Roman" w:cs="Times New Roman"/>
          <w:sz w:val="24"/>
          <w:szCs w:val="24"/>
          <w:lang w:val="es-ES"/>
        </w:rPr>
        <w:t>El modelo que mejor ajustó es aquel que predice la variable Rey copia, a partir de las variables escolaridad, ingresos y aculturación, logra explicar un 37% de la varianza (</w:t>
      </w:r>
      <w:r w:rsidRPr="00BF1228">
        <w:rPr>
          <w:rFonts w:ascii="Times New Roman" w:eastAsia="Times New Roman" w:hAnsi="Times New Roman" w:cs="Times New Roman"/>
          <w:i/>
          <w:iCs/>
          <w:color w:val="000000"/>
          <w:sz w:val="20"/>
          <w:szCs w:val="20"/>
          <w:lang w:eastAsia="es-CO"/>
        </w:rPr>
        <w:t>R</w:t>
      </w:r>
      <w:r w:rsidRPr="00BF1228">
        <w:rPr>
          <w:rFonts w:ascii="Times New Roman" w:eastAsia="Times New Roman" w:hAnsi="Times New Roman" w:cs="Times New Roman"/>
          <w:i/>
          <w:iCs/>
          <w:color w:val="000000"/>
          <w:sz w:val="20"/>
          <w:szCs w:val="20"/>
          <w:vertAlign w:val="superscript"/>
          <w:lang w:eastAsia="es-CO"/>
        </w:rPr>
        <w:t xml:space="preserve">2 </w:t>
      </w:r>
      <w:r w:rsidRPr="00BF1228">
        <w:rPr>
          <w:rFonts w:ascii="Times New Roman" w:eastAsia="Times New Roman" w:hAnsi="Times New Roman" w:cs="Times New Roman"/>
          <w:color w:val="000000"/>
          <w:sz w:val="20"/>
          <w:szCs w:val="20"/>
          <w:lang w:eastAsia="es-CO"/>
        </w:rPr>
        <w:t>= 365**</w:t>
      </w:r>
      <w:r>
        <w:rPr>
          <w:rFonts w:ascii="Times New Roman" w:eastAsia="Times New Roman" w:hAnsi="Times New Roman" w:cs="Times New Roman"/>
          <w:color w:val="000000"/>
          <w:sz w:val="20"/>
          <w:szCs w:val="20"/>
          <w:lang w:eastAsia="es-CO"/>
        </w:rPr>
        <w:t xml:space="preserve">), </w:t>
      </w:r>
      <w:r>
        <w:rPr>
          <w:color w:val="211D1E"/>
          <w:sz w:val="23"/>
          <w:szCs w:val="23"/>
        </w:rPr>
        <w:t xml:space="preserve">El modelo principal fue: </w:t>
      </w:r>
      <w:proofErr w:type="gramStart"/>
      <w:r>
        <w:rPr>
          <w:rFonts w:ascii="Cambria Math" w:hAnsi="Cambria Math" w:cs="Cambria Math"/>
          <w:color w:val="211D1E"/>
          <w:sz w:val="23"/>
          <w:szCs w:val="23"/>
        </w:rPr>
        <w:t>𝑌</w:t>
      </w:r>
      <w:r>
        <w:rPr>
          <w:rFonts w:ascii="Cambria Math" w:hAnsi="Cambria Math" w:cs="Cambria Math"/>
          <w:color w:val="211D1E"/>
          <w:sz w:val="14"/>
          <w:szCs w:val="14"/>
        </w:rPr>
        <w:t xml:space="preserve">𝑖  </w:t>
      </w:r>
      <w:r>
        <w:rPr>
          <w:rFonts w:ascii="Cambria Math" w:hAnsi="Cambria Math" w:cs="Cambria Math"/>
          <w:color w:val="211D1E"/>
          <w:sz w:val="23"/>
          <w:szCs w:val="23"/>
        </w:rPr>
        <w:t>=</w:t>
      </w:r>
      <w:proofErr w:type="gramEnd"/>
      <w:r>
        <w:rPr>
          <w:rFonts w:ascii="Cambria Math" w:hAnsi="Cambria Math" w:cs="Cambria Math"/>
          <w:color w:val="211D1E"/>
          <w:sz w:val="23"/>
          <w:szCs w:val="23"/>
        </w:rPr>
        <w:t xml:space="preserve"> </w:t>
      </w:r>
      <w:r>
        <w:rPr>
          <w:color w:val="211D1E"/>
          <w:sz w:val="23"/>
          <w:szCs w:val="23"/>
        </w:rPr>
        <w:t>B</w:t>
      </w:r>
      <w:r>
        <w:rPr>
          <w:rFonts w:ascii="Cambria Math" w:hAnsi="Cambria Math" w:cs="Cambria Math"/>
          <w:color w:val="211D1E"/>
          <w:sz w:val="14"/>
          <w:szCs w:val="14"/>
        </w:rPr>
        <w:t xml:space="preserve">0 </w:t>
      </w:r>
      <w:r>
        <w:rPr>
          <w:color w:val="211D1E"/>
          <w:sz w:val="23"/>
          <w:szCs w:val="23"/>
        </w:rPr>
        <w:t>+ B</w:t>
      </w:r>
      <w:r>
        <w:rPr>
          <w:rFonts w:ascii="Cambria Math" w:hAnsi="Cambria Math" w:cs="Cambria Math"/>
          <w:color w:val="211D1E"/>
          <w:sz w:val="14"/>
          <w:szCs w:val="14"/>
        </w:rPr>
        <w:t xml:space="preserve">1 </w:t>
      </w:r>
      <w:r>
        <w:rPr>
          <w:color w:val="211D1E"/>
          <w:sz w:val="23"/>
          <w:szCs w:val="23"/>
        </w:rPr>
        <w:t>· (</w:t>
      </w:r>
      <w:r>
        <w:rPr>
          <w:rFonts w:ascii="Cambria Math" w:hAnsi="Cambria Math" w:cs="Cambria Math"/>
          <w:color w:val="211D1E"/>
        </w:rPr>
        <w:t>escolaridad *</w:t>
      </w:r>
      <w:r w:rsidRPr="00BF1228">
        <w:rPr>
          <w:rFonts w:ascii="Times New Roman" w:eastAsia="Times New Roman" w:hAnsi="Times New Roman" w:cs="Times New Roman"/>
          <w:color w:val="000000"/>
          <w:sz w:val="20"/>
          <w:szCs w:val="20"/>
          <w:lang w:eastAsia="es-CO"/>
        </w:rPr>
        <w:t>1.07**</w:t>
      </w:r>
      <w:r>
        <w:rPr>
          <w:color w:val="211D1E"/>
          <w:sz w:val="23"/>
          <w:szCs w:val="23"/>
        </w:rPr>
        <w:t>)</w:t>
      </w:r>
      <w:r>
        <w:rPr>
          <w:rFonts w:ascii="Cambria Math" w:hAnsi="Cambria Math" w:cs="Cambria Math"/>
          <w:sz w:val="23"/>
          <w:szCs w:val="23"/>
        </w:rPr>
        <w:t>𝑖</w:t>
      </w:r>
      <w:r>
        <w:rPr>
          <w:color w:val="211D1E"/>
          <w:sz w:val="23"/>
          <w:szCs w:val="23"/>
        </w:rPr>
        <w:t>+ B</w:t>
      </w:r>
      <w:r>
        <w:rPr>
          <w:rFonts w:ascii="Cambria Math" w:hAnsi="Cambria Math" w:cs="Cambria Math"/>
          <w:color w:val="211D1E"/>
          <w:sz w:val="14"/>
          <w:szCs w:val="14"/>
        </w:rPr>
        <w:t xml:space="preserve">2 </w:t>
      </w:r>
      <w:r>
        <w:rPr>
          <w:color w:val="211D1E"/>
          <w:sz w:val="23"/>
          <w:szCs w:val="23"/>
        </w:rPr>
        <w:t>· (</w:t>
      </w:r>
      <w:r>
        <w:rPr>
          <w:rFonts w:ascii="Cambria Math" w:hAnsi="Cambria Math" w:cs="Cambria Math"/>
          <w:color w:val="211D1E"/>
        </w:rPr>
        <w:t xml:space="preserve">Ingresos* </w:t>
      </w:r>
      <w:r w:rsidRPr="00BF1228">
        <w:rPr>
          <w:rFonts w:ascii="Times New Roman" w:eastAsia="Times New Roman" w:hAnsi="Times New Roman" w:cs="Times New Roman"/>
          <w:color w:val="000000"/>
          <w:sz w:val="20"/>
          <w:szCs w:val="20"/>
          <w:lang w:eastAsia="es-CO"/>
        </w:rPr>
        <w:t>-0.00*</w:t>
      </w:r>
      <w:r>
        <w:rPr>
          <w:color w:val="211D1E"/>
          <w:sz w:val="23"/>
          <w:szCs w:val="23"/>
        </w:rPr>
        <w:t>)</w:t>
      </w:r>
      <w:r>
        <w:rPr>
          <w:rFonts w:ascii="Cambria Math" w:hAnsi="Cambria Math" w:cs="Cambria Math"/>
          <w:color w:val="211D1E"/>
          <w:sz w:val="14"/>
          <w:szCs w:val="14"/>
        </w:rPr>
        <w:t xml:space="preserve">2𝑖  </w:t>
      </w:r>
      <w:r>
        <w:rPr>
          <w:color w:val="211D1E"/>
          <w:sz w:val="23"/>
          <w:szCs w:val="23"/>
        </w:rPr>
        <w:t>+ B</w:t>
      </w:r>
      <w:r>
        <w:rPr>
          <w:rFonts w:ascii="Cambria Math" w:hAnsi="Cambria Math" w:cs="Cambria Math"/>
          <w:color w:val="211D1E"/>
          <w:sz w:val="14"/>
          <w:szCs w:val="14"/>
        </w:rPr>
        <w:t xml:space="preserve">3 </w:t>
      </w:r>
      <w:r>
        <w:rPr>
          <w:color w:val="211D1E"/>
          <w:sz w:val="23"/>
          <w:szCs w:val="23"/>
        </w:rPr>
        <w:t>· (</w:t>
      </w:r>
      <w:r>
        <w:rPr>
          <w:rFonts w:ascii="Cambria Math" w:hAnsi="Cambria Math" w:cs="Cambria Math"/>
          <w:color w:val="211D1E"/>
        </w:rPr>
        <w:t>aculturación *</w:t>
      </w:r>
      <w:r w:rsidRPr="00BF1228">
        <w:rPr>
          <w:rFonts w:ascii="Times New Roman" w:eastAsia="Times New Roman" w:hAnsi="Times New Roman" w:cs="Times New Roman"/>
          <w:color w:val="000000"/>
          <w:sz w:val="20"/>
          <w:szCs w:val="20"/>
          <w:lang w:eastAsia="es-CO"/>
        </w:rPr>
        <w:t>0.17</w:t>
      </w:r>
      <w:r>
        <w:rPr>
          <w:color w:val="211D1E"/>
          <w:sz w:val="23"/>
          <w:szCs w:val="23"/>
        </w:rPr>
        <w:t>)</w:t>
      </w:r>
      <w:r>
        <w:rPr>
          <w:rFonts w:ascii="Cambria Math" w:hAnsi="Cambria Math" w:cs="Cambria Math"/>
          <w:sz w:val="23"/>
          <w:szCs w:val="23"/>
        </w:rPr>
        <w:t>𝑖</w:t>
      </w:r>
      <w:r>
        <w:rPr>
          <w:color w:val="211D1E"/>
          <w:sz w:val="23"/>
          <w:szCs w:val="23"/>
        </w:rPr>
        <w:t xml:space="preserve">+ </w:t>
      </w:r>
      <w:r>
        <w:rPr>
          <w:color w:val="211D1E"/>
          <w:sz w:val="23"/>
          <w:szCs w:val="23"/>
        </w:rPr>
        <w:t>e.</w:t>
      </w:r>
    </w:p>
    <w:p w14:paraId="234FC668" w14:textId="2B49D31E" w:rsidR="00A46B28" w:rsidRPr="0090743F" w:rsidRDefault="00A46B28" w:rsidP="00E33B25">
      <w:pPr>
        <w:spacing w:after="0" w:line="480" w:lineRule="auto"/>
        <w:jc w:val="both"/>
        <w:rPr>
          <w:color w:val="211D1E"/>
          <w:sz w:val="23"/>
          <w:szCs w:val="23"/>
        </w:rPr>
      </w:pPr>
      <w:r>
        <w:rPr>
          <w:color w:val="211D1E"/>
          <w:sz w:val="23"/>
          <w:szCs w:val="23"/>
        </w:rPr>
        <w:t>Para Rey memoria, el modelo que mejor se ajustó fue el que incluye las variables predictoras de género, escolaridad e ingresos; explicando un 46% de la varianza (</w:t>
      </w:r>
      <w:r w:rsidRPr="0090743F">
        <w:rPr>
          <w:color w:val="211D1E"/>
          <w:sz w:val="23"/>
          <w:szCs w:val="23"/>
        </w:rPr>
        <w:t>R2 = .464**</w:t>
      </w:r>
      <w:r w:rsidRPr="0090743F">
        <w:rPr>
          <w:color w:val="211D1E"/>
          <w:sz w:val="23"/>
          <w:szCs w:val="23"/>
        </w:rPr>
        <w:t xml:space="preserve">). </w:t>
      </w:r>
      <w:r w:rsidR="0090743F" w:rsidRPr="0090743F">
        <w:rPr>
          <w:color w:val="211D1E"/>
          <w:sz w:val="23"/>
          <w:szCs w:val="23"/>
        </w:rPr>
        <w:t xml:space="preserve"> Por otro lado, para la variable dependiente de recuerdo inmediato se encontró que el modelo de edad y escolaridad fue la que mejor explicaba la varianza total con un </w:t>
      </w:r>
      <w:r w:rsidR="0090743F" w:rsidRPr="0090743F">
        <w:rPr>
          <w:color w:val="211D1E"/>
          <w:sz w:val="23"/>
          <w:szCs w:val="23"/>
        </w:rPr>
        <w:t xml:space="preserve">R2 </w:t>
      </w:r>
      <w:r w:rsidR="0090743F" w:rsidRPr="0090743F">
        <w:rPr>
          <w:color w:val="211D1E"/>
          <w:sz w:val="23"/>
          <w:szCs w:val="23"/>
        </w:rPr>
        <w:t>de .</w:t>
      </w:r>
      <w:r w:rsidR="0090743F" w:rsidRPr="0090743F">
        <w:rPr>
          <w:color w:val="211D1E"/>
          <w:sz w:val="23"/>
          <w:szCs w:val="23"/>
        </w:rPr>
        <w:t>269**</w:t>
      </w:r>
      <w:r w:rsidR="0090743F" w:rsidRPr="0090743F">
        <w:rPr>
          <w:color w:val="211D1E"/>
          <w:sz w:val="23"/>
          <w:szCs w:val="23"/>
        </w:rPr>
        <w:t xml:space="preserve">. Para las últimas dos variables dependientes, se identificó un modelo con una sola variable explicativa, para evocación tardía fue la variable escolaridad que explica la varianza en un 24% y para recuerdo total correctas fue la variable trabajos por fuera de la comunidad con un </w:t>
      </w:r>
      <w:r w:rsidR="0090743F" w:rsidRPr="0090743F">
        <w:rPr>
          <w:color w:val="211D1E"/>
          <w:sz w:val="23"/>
          <w:szCs w:val="23"/>
        </w:rPr>
        <w:t>R2</w:t>
      </w:r>
      <w:r w:rsidR="0090743F" w:rsidRPr="0090743F">
        <w:rPr>
          <w:color w:val="211D1E"/>
          <w:sz w:val="23"/>
          <w:szCs w:val="23"/>
        </w:rPr>
        <w:t xml:space="preserve"> de </w:t>
      </w:r>
      <w:r w:rsidR="0090743F" w:rsidRPr="0090743F">
        <w:rPr>
          <w:color w:val="211D1E"/>
          <w:sz w:val="23"/>
          <w:szCs w:val="23"/>
        </w:rPr>
        <w:t>.090**</w:t>
      </w:r>
      <w:r w:rsidR="0090743F" w:rsidRPr="0090743F">
        <w:rPr>
          <w:color w:val="211D1E"/>
          <w:sz w:val="23"/>
          <w:szCs w:val="23"/>
        </w:rPr>
        <w:t>.</w:t>
      </w:r>
    </w:p>
    <w:p w14:paraId="29BE6077" w14:textId="3351FA1F" w:rsidR="004E4CC7" w:rsidRPr="004E4CC7" w:rsidRDefault="002D4B5E" w:rsidP="00625B2B">
      <w:pPr>
        <w:spacing w:after="0" w:line="48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r>
    </w:p>
    <w:p w14:paraId="7E812BE4" w14:textId="77777777" w:rsidR="004E4CC7" w:rsidRPr="00E33B25" w:rsidRDefault="004E4CC7" w:rsidP="00E33B25">
      <w:pPr>
        <w:spacing w:after="0" w:line="480" w:lineRule="auto"/>
        <w:jc w:val="both"/>
        <w:rPr>
          <w:rFonts w:ascii="Times New Roman" w:hAnsi="Times New Roman" w:cs="Times New Roman"/>
          <w:b/>
          <w:bCs/>
          <w:sz w:val="24"/>
          <w:szCs w:val="24"/>
          <w:lang w:val="es-ES"/>
        </w:rPr>
      </w:pPr>
    </w:p>
    <w:p w14:paraId="72DE9DCC" w14:textId="0A1D0317" w:rsidR="00F11CEF" w:rsidRPr="00472A38" w:rsidRDefault="007D1088" w:rsidP="00E33B25">
      <w:pPr>
        <w:spacing w:after="0" w:line="480" w:lineRule="auto"/>
        <w:jc w:val="both"/>
        <w:rPr>
          <w:rFonts w:ascii="Times New Roman" w:hAnsi="Times New Roman" w:cs="Times New Roman"/>
          <w:b/>
          <w:bCs/>
          <w:sz w:val="24"/>
          <w:szCs w:val="24"/>
          <w:lang w:val="es-ES"/>
        </w:rPr>
      </w:pPr>
      <w:r w:rsidRPr="00E33B25">
        <w:rPr>
          <w:rFonts w:ascii="Times New Roman" w:hAnsi="Times New Roman" w:cs="Times New Roman"/>
          <w:b/>
          <w:bCs/>
          <w:sz w:val="24"/>
          <w:szCs w:val="24"/>
          <w:lang w:val="es-ES"/>
        </w:rPr>
        <w:t>Discusión</w:t>
      </w:r>
    </w:p>
    <w:p w14:paraId="49F12AF8" w14:textId="572D7FAB" w:rsidR="00122212" w:rsidRDefault="007D1088" w:rsidP="0A6CEBF7">
      <w:pPr>
        <w:spacing w:after="0" w:line="480" w:lineRule="auto"/>
        <w:ind w:firstLine="708"/>
        <w:jc w:val="both"/>
        <w:rPr>
          <w:ins w:id="9" w:author="Andrea   Ramirez Varela" w:date="2020-11-05T13:34:00Z"/>
          <w:rFonts w:ascii="Times New Roman" w:hAnsi="Times New Roman" w:cs="Times New Roman"/>
          <w:sz w:val="24"/>
          <w:szCs w:val="24"/>
          <w:lang w:val="es-ES"/>
        </w:rPr>
      </w:pPr>
      <w:r w:rsidRPr="00472A38">
        <w:rPr>
          <w:rFonts w:ascii="Times New Roman" w:hAnsi="Times New Roman" w:cs="Times New Roman"/>
          <w:sz w:val="24"/>
          <w:szCs w:val="24"/>
          <w:lang w:val="es-ES"/>
        </w:rPr>
        <w:lastRenderedPageBreak/>
        <w:tab/>
      </w:r>
      <w:r w:rsidR="00122212">
        <w:rPr>
          <w:rFonts w:ascii="Times New Roman" w:hAnsi="Times New Roman" w:cs="Times New Roman"/>
          <w:sz w:val="24"/>
          <w:szCs w:val="24"/>
          <w:lang w:val="es-ES"/>
        </w:rPr>
        <w:t xml:space="preserve">En nuestro conocimiento, este es el </w:t>
      </w:r>
      <w:r w:rsidR="00122212" w:rsidRPr="00D75A2A">
        <w:rPr>
          <w:rFonts w:ascii="Times New Roman" w:hAnsi="Times New Roman" w:cs="Times New Roman"/>
          <w:sz w:val="24"/>
          <w:szCs w:val="24"/>
          <w:lang w:val="es-ES"/>
        </w:rPr>
        <w:t>primer antecedente en Colombia sobre investigaciones que tengan en cuenta la aculturación y los procesos de aprendizaje y memoria en una comunidad indígena</w:t>
      </w:r>
      <w:ins w:id="10" w:author="Andrea   Ramirez Varela" w:date="2020-11-05T13:30:00Z">
        <w:r w:rsidR="699385ED" w:rsidRPr="00D75A2A">
          <w:rPr>
            <w:rFonts w:ascii="Times New Roman" w:hAnsi="Times New Roman" w:cs="Times New Roman"/>
            <w:sz w:val="24"/>
            <w:szCs w:val="24"/>
            <w:lang w:val="es-ES"/>
          </w:rPr>
          <w:t>.</w:t>
        </w:r>
        <w:commentRangeStart w:id="11"/>
        <w:r w:rsidR="699385ED" w:rsidRPr="00D75A2A">
          <w:rPr>
            <w:rFonts w:ascii="Times New Roman" w:hAnsi="Times New Roman" w:cs="Times New Roman"/>
            <w:sz w:val="24"/>
            <w:szCs w:val="24"/>
            <w:lang w:val="es-ES"/>
          </w:rPr>
          <w:t xml:space="preserve"> </w:t>
        </w:r>
      </w:ins>
      <w:ins w:id="12" w:author="Andrea   Ramirez Varela" w:date="2020-11-05T13:34:00Z">
        <w:r w:rsidR="3335C09E" w:rsidRPr="0A6CEBF7">
          <w:rPr>
            <w:rFonts w:ascii="Times New Roman" w:hAnsi="Times New Roman" w:cs="Times New Roman"/>
            <w:sz w:val="24"/>
            <w:szCs w:val="24"/>
            <w:lang w:val="es-ES"/>
          </w:rPr>
          <w:t>La comunidad indígena Chami Puru de la etnia Embera se ha visto expuesta a diferentes procesos de aculturación en lógica de asimilación, segregación y marginación (Martín Julia, 2017), lo que ha hecho que la población incorpore valores, creencias, lenguaje y costumbres de otra cultura, afectado sus usos y costumbres y probablemente lo forma de comprender el mundo.</w:t>
        </w:r>
      </w:ins>
      <w:commentRangeEnd w:id="11"/>
      <w:r>
        <w:commentReference w:id="11"/>
      </w:r>
    </w:p>
    <w:p w14:paraId="4DB84D1F" w14:textId="5936182F" w:rsidR="00122212" w:rsidRDefault="00122212" w:rsidP="0A6CEBF7">
      <w:pPr>
        <w:spacing w:after="0" w:line="480" w:lineRule="auto"/>
        <w:ind w:firstLine="708"/>
        <w:jc w:val="both"/>
        <w:rPr>
          <w:ins w:id="13" w:author="Andrea   Ramirez Varela" w:date="2020-11-05T13:30:00Z"/>
          <w:rFonts w:ascii="Times New Roman" w:hAnsi="Times New Roman" w:cs="Times New Roman"/>
          <w:sz w:val="24"/>
          <w:szCs w:val="24"/>
          <w:lang w:val="es-ES"/>
        </w:rPr>
      </w:pPr>
    </w:p>
    <w:p w14:paraId="625AA957" w14:textId="38AA641D" w:rsidR="00122212" w:rsidRDefault="007D1088" w:rsidP="00122212">
      <w:pPr>
        <w:spacing w:after="0" w:line="480" w:lineRule="auto"/>
        <w:ind w:firstLine="708"/>
        <w:jc w:val="both"/>
        <w:rPr>
          <w:del w:id="14" w:author="Andrea   Ramirez Varela" w:date="2020-11-05T13:30:00Z"/>
          <w:rFonts w:ascii="Times New Roman" w:hAnsi="Times New Roman" w:cs="Times New Roman"/>
          <w:sz w:val="24"/>
          <w:szCs w:val="24"/>
          <w:lang w:val="es-ES"/>
        </w:rPr>
      </w:pPr>
      <w:del w:id="15" w:author="Andrea   Ramirez Varela" w:date="2020-11-05T13:30:00Z">
        <w:r w:rsidRPr="0A6CEBF7" w:rsidDel="00122212">
          <w:rPr>
            <w:rFonts w:ascii="Times New Roman" w:hAnsi="Times New Roman" w:cs="Times New Roman"/>
            <w:sz w:val="24"/>
            <w:szCs w:val="24"/>
            <w:lang w:val="es-ES"/>
          </w:rPr>
          <w:delText xml:space="preserve">, ya se han realizado estudios parecidos en Ecuador (Fierro, M., Aguinaga, L., Fierro, S., &amp; Ramos, C. 2018)  sobre evaluación neuropsicológica de funciones cognitivas en adolescentes indígenas escolarizadas, no obstante, este estudio se centró exclusivamente en los resultados de mujeres indígenas y dejó por fuera a los hombres indígenas, por lo tanto falto establecer una comparabilidad </w:delText>
        </w:r>
        <w:r w:rsidRPr="0A6CEBF7" w:rsidDel="00122212">
          <w:rPr>
            <w:rFonts w:ascii="Times New Roman" w:hAnsi="Times New Roman" w:cs="Times New Roman"/>
            <w:sz w:val="24"/>
            <w:szCs w:val="24"/>
            <w:highlight w:val="yellow"/>
            <w:lang w:val="es-ES"/>
          </w:rPr>
          <w:delText>entre géneros</w:delText>
        </w:r>
        <w:r w:rsidRPr="0A6CEBF7" w:rsidDel="00122212">
          <w:rPr>
            <w:rFonts w:ascii="Times New Roman" w:hAnsi="Times New Roman" w:cs="Times New Roman"/>
            <w:sz w:val="24"/>
            <w:szCs w:val="24"/>
            <w:lang w:val="es-ES"/>
          </w:rPr>
          <w:delText>, no obstante, uno de los hallazgos del mencionado estudio es que falta una estandarización de test de rendimiento neuropsicológico en este tipo de comunidades para identificar como se comportan los puntajes en diferentes contextos; ante esta situación, este estudio podría permitir la creación de baremos en pruebas neuropsicológicas para población indígena en Colombia.</w:delText>
        </w:r>
      </w:del>
    </w:p>
    <w:p w14:paraId="0A9394B8" w14:textId="1A12D789" w:rsidR="00990E82" w:rsidRDefault="00990E82" w:rsidP="00122212">
      <w:pPr>
        <w:spacing w:after="0" w:line="480" w:lineRule="auto"/>
        <w:ind w:firstLine="708"/>
        <w:jc w:val="both"/>
        <w:rPr>
          <w:del w:id="16" w:author="Andrea   Ramirez Varela" w:date="2020-11-05T13:30:00Z"/>
          <w:rFonts w:ascii="Times New Roman" w:hAnsi="Times New Roman" w:cs="Times New Roman"/>
          <w:sz w:val="24"/>
          <w:szCs w:val="24"/>
          <w:lang w:val="es-ES"/>
        </w:rPr>
      </w:pPr>
      <w:del w:id="17" w:author="Andrea   Ramirez Varela" w:date="2020-11-05T13:30:00Z">
        <w:r w:rsidRPr="0A6CEBF7" w:rsidDel="00990E82">
          <w:rPr>
            <w:rFonts w:ascii="Times New Roman" w:hAnsi="Times New Roman" w:cs="Times New Roman"/>
            <w:sz w:val="24"/>
            <w:szCs w:val="24"/>
            <w:lang w:val="es-ES"/>
          </w:rPr>
          <w:delText>La comunidad indígena Chami Puru de la etnia Embera se ha visto expuesta a diferentes procesos de aculturación en lógica de asimilación, segregación y marginación (Martín Julia, 2017), lo que ha hecho que la población incorpore valores, creencias, lenguaje y costumbres de otra cultura, afectado sus usos y costumbres y probablemente lo forma de comprender el mundo.</w:delText>
        </w:r>
      </w:del>
    </w:p>
    <w:p w14:paraId="25F08F79" w14:textId="683178BC" w:rsidR="0039009E" w:rsidRDefault="00136855" w:rsidP="00543B02">
      <w:pPr>
        <w:spacing w:after="0" w:line="480" w:lineRule="auto"/>
        <w:ind w:firstLine="708"/>
        <w:jc w:val="both"/>
        <w:rPr>
          <w:rFonts w:ascii="Times New Roman" w:hAnsi="Times New Roman" w:cs="Times New Roman"/>
          <w:sz w:val="24"/>
          <w:szCs w:val="24"/>
          <w:lang w:val="es-ES"/>
        </w:rPr>
      </w:pPr>
      <w:r w:rsidRPr="50919B60">
        <w:rPr>
          <w:rFonts w:ascii="Times New Roman" w:hAnsi="Times New Roman" w:cs="Times New Roman"/>
          <w:sz w:val="24"/>
          <w:szCs w:val="24"/>
          <w:lang w:val="es-ES"/>
        </w:rPr>
        <w:t xml:space="preserve">A partir de los hallazgos encontrados, </w:t>
      </w:r>
      <w:r w:rsidR="00543B02" w:rsidRPr="50919B60">
        <w:rPr>
          <w:rFonts w:ascii="Times New Roman" w:hAnsi="Times New Roman" w:cs="Times New Roman"/>
          <w:sz w:val="24"/>
          <w:szCs w:val="24"/>
          <w:lang w:val="es-ES"/>
        </w:rPr>
        <w:t>se pueden enumerar 4 puntos clave que permitirán comprender la discusión y las conclusiones</w:t>
      </w:r>
      <w:ins w:id="18" w:author="Andrea   Ramirez Varela" w:date="2020-11-05T13:30:00Z">
        <w:r w:rsidR="6D32F6A8" w:rsidRPr="50919B60">
          <w:rPr>
            <w:rFonts w:ascii="Times New Roman" w:hAnsi="Times New Roman" w:cs="Times New Roman"/>
            <w:sz w:val="24"/>
            <w:szCs w:val="24"/>
            <w:lang w:val="es-ES"/>
          </w:rPr>
          <w:t>. 1)</w:t>
        </w:r>
      </w:ins>
      <w:del w:id="19" w:author="Andrea   Ramirez Varela" w:date="2020-11-05T13:30:00Z">
        <w:r w:rsidRPr="50919B60" w:rsidDel="00136855">
          <w:rPr>
            <w:rFonts w:ascii="Times New Roman" w:hAnsi="Times New Roman" w:cs="Times New Roman"/>
            <w:sz w:val="24"/>
            <w:szCs w:val="24"/>
            <w:lang w:val="es-ES"/>
          </w:rPr>
          <w:delText>,</w:delText>
        </w:r>
      </w:del>
      <w:r w:rsidR="00543B02" w:rsidRPr="50919B60">
        <w:rPr>
          <w:rFonts w:ascii="Times New Roman" w:hAnsi="Times New Roman" w:cs="Times New Roman"/>
          <w:sz w:val="24"/>
          <w:szCs w:val="24"/>
          <w:lang w:val="es-ES"/>
        </w:rPr>
        <w:t xml:space="preserve"> </w:t>
      </w:r>
      <w:del w:id="20" w:author="Andrea   Ramirez Varela" w:date="2020-11-05T13:31:00Z">
        <w:r w:rsidRPr="50919B60" w:rsidDel="00136855">
          <w:rPr>
            <w:rFonts w:ascii="Times New Roman" w:hAnsi="Times New Roman" w:cs="Times New Roman"/>
            <w:sz w:val="24"/>
            <w:szCs w:val="24"/>
            <w:lang w:val="es-ES"/>
          </w:rPr>
          <w:delText>como primer punto,</w:delText>
        </w:r>
      </w:del>
      <w:commentRangeStart w:id="21"/>
      <w:r w:rsidR="00543B02" w:rsidRPr="50919B60">
        <w:rPr>
          <w:rFonts w:ascii="Times New Roman" w:hAnsi="Times New Roman" w:cs="Times New Roman"/>
          <w:sz w:val="24"/>
          <w:szCs w:val="24"/>
          <w:lang w:val="es-ES"/>
        </w:rPr>
        <w:t xml:space="preserve"> se encontró </w:t>
      </w:r>
      <w:r w:rsidR="00543B02" w:rsidRPr="50919B60">
        <w:rPr>
          <w:rFonts w:ascii="Times New Roman" w:hAnsi="Times New Roman" w:cs="Times New Roman"/>
          <w:sz w:val="24"/>
          <w:szCs w:val="24"/>
          <w:lang w:val="es-ES"/>
        </w:rPr>
        <w:lastRenderedPageBreak/>
        <w:t>una asociación entre educación y resultados en aprendizaje y memoria, pues las personas con mayor número de años de educación obtuvieron mayores puntajes en la prueba de aprendizaje y memoria</w:t>
      </w:r>
      <w:del w:id="22" w:author="Andrea   Ramirez Varela" w:date="2020-11-05T13:31:00Z">
        <w:r w:rsidRPr="50919B60" w:rsidDel="00136855">
          <w:rPr>
            <w:rFonts w:ascii="Times New Roman" w:hAnsi="Times New Roman" w:cs="Times New Roman"/>
            <w:sz w:val="24"/>
            <w:szCs w:val="24"/>
            <w:lang w:val="es-ES"/>
          </w:rPr>
          <w:delText>, alcanzado una correlación de Pearson de 0,56 en el puntaje de la figura compleja de Rey en copia, con un r ajustado de 0,302 en la regresión bivariada</w:delText>
        </w:r>
      </w:del>
      <w:commentRangeEnd w:id="21"/>
      <w:r>
        <w:commentReference w:id="21"/>
      </w:r>
      <w:del w:id="23" w:author="Andrea   Ramirez Varela" w:date="2020-11-05T13:31:00Z">
        <w:r w:rsidRPr="50919B60" w:rsidDel="00136855">
          <w:rPr>
            <w:rFonts w:ascii="Times New Roman" w:hAnsi="Times New Roman" w:cs="Times New Roman"/>
            <w:sz w:val="24"/>
            <w:szCs w:val="24"/>
            <w:lang w:val="es-ES"/>
          </w:rPr>
          <w:delText xml:space="preserve">. </w:delText>
        </w:r>
      </w:del>
    </w:p>
    <w:p w14:paraId="354CB500" w14:textId="4AEA9F5D" w:rsidR="00136855" w:rsidRDefault="00990E82" w:rsidP="0039009E">
      <w:pPr>
        <w:spacing w:after="0" w:line="480" w:lineRule="auto"/>
        <w:ind w:firstLine="708"/>
        <w:jc w:val="both"/>
        <w:rPr>
          <w:rFonts w:ascii="Times New Roman" w:hAnsi="Times New Roman" w:cs="Times New Roman"/>
          <w:sz w:val="24"/>
          <w:szCs w:val="24"/>
          <w:lang w:val="es-ES"/>
        </w:rPr>
      </w:pPr>
      <w:r w:rsidRPr="4D805283">
        <w:rPr>
          <w:rFonts w:ascii="Times New Roman" w:hAnsi="Times New Roman" w:cs="Times New Roman"/>
          <w:sz w:val="24"/>
          <w:szCs w:val="24"/>
          <w:lang w:val="es-ES"/>
        </w:rPr>
        <w:t>De acuerdo con este punto,</w:t>
      </w:r>
      <w:commentRangeStart w:id="24"/>
      <w:r w:rsidRPr="4D805283">
        <w:rPr>
          <w:rFonts w:ascii="Times New Roman" w:hAnsi="Times New Roman" w:cs="Times New Roman"/>
          <w:sz w:val="24"/>
          <w:szCs w:val="24"/>
          <w:lang w:val="es-ES"/>
        </w:rPr>
        <w:t xml:space="preserve"> se puede identificar una fuerte asociación entre la educación y la aculturación en el rendimiento de las pruebas neuropsicológicas de aprendizaje y memoria, lo que supone que, </w:t>
      </w:r>
      <w:commentRangeStart w:id="25"/>
      <w:r w:rsidRPr="4D805283">
        <w:rPr>
          <w:rFonts w:ascii="Times New Roman" w:hAnsi="Times New Roman" w:cs="Times New Roman"/>
          <w:sz w:val="24"/>
          <w:szCs w:val="24"/>
          <w:lang w:val="es-ES"/>
        </w:rPr>
        <w:t>entre más años de educación,</w:t>
      </w:r>
      <w:commentRangeEnd w:id="25"/>
      <w:r>
        <w:commentReference w:id="25"/>
      </w:r>
      <w:r w:rsidRPr="4D805283">
        <w:rPr>
          <w:rFonts w:ascii="Times New Roman" w:hAnsi="Times New Roman" w:cs="Times New Roman"/>
          <w:sz w:val="24"/>
          <w:szCs w:val="24"/>
          <w:lang w:val="es-ES"/>
        </w:rPr>
        <w:t xml:space="preserve"> las personas obtendrán un mayor puntaje en este tipo de pruebas e incluso obtendrán un mayor puntaje en las pruebas de aculturación.</w:t>
      </w:r>
      <w:commentRangeEnd w:id="24"/>
      <w:r>
        <w:commentReference w:id="24"/>
      </w:r>
      <w:r w:rsidRPr="4D805283">
        <w:rPr>
          <w:rFonts w:ascii="Times New Roman" w:hAnsi="Times New Roman" w:cs="Times New Roman"/>
          <w:sz w:val="24"/>
          <w:szCs w:val="24"/>
          <w:lang w:val="es-ES"/>
        </w:rPr>
        <w:t xml:space="preserve">  Por ejemplo, Andrade y Amodeo en 2007 encontraron al investigar la influencia de la cultura en el rendimiento cognitivo mediante el estudio de los procesos intelectuales en individuos de poblaciones étnicamente diferentes, agrupados de acuerdo al nivel de escolaridad y por edades que el grupo </w:t>
      </w:r>
      <w:del w:id="26" w:author="Natalia Jaramillo" w:date="2020-11-05T20:14:00Z">
        <w:r w:rsidRPr="4D805283" w:rsidDel="00990E82">
          <w:rPr>
            <w:rFonts w:ascii="Times New Roman" w:hAnsi="Times New Roman" w:cs="Times New Roman"/>
            <w:sz w:val="24"/>
            <w:szCs w:val="24"/>
            <w:lang w:val="es-ES"/>
          </w:rPr>
          <w:delText xml:space="preserve"> </w:delText>
        </w:r>
      </w:del>
      <w:r w:rsidRPr="4D805283">
        <w:rPr>
          <w:rFonts w:ascii="Times New Roman" w:hAnsi="Times New Roman" w:cs="Times New Roman"/>
          <w:sz w:val="24"/>
          <w:szCs w:val="24"/>
          <w:lang w:val="es-ES"/>
        </w:rPr>
        <w:t>indígenas obtuvo mejores puntuaciones en las tareas visuales y motoras, mientras que los no indígenas obtuvieron mejores puntuaciones en las tareas verbales, aunque, este estudio presenta una muestra muy reducida de 12 personas indígenas y 12 personas no indígenas.</w:t>
      </w:r>
    </w:p>
    <w:p w14:paraId="381650D5" w14:textId="71F7AC2A" w:rsidR="00543B02" w:rsidRDefault="00543B02" w:rsidP="00543B02">
      <w:pPr>
        <w:spacing w:after="0" w:line="480" w:lineRule="auto"/>
        <w:ind w:firstLine="708"/>
        <w:jc w:val="both"/>
        <w:rPr>
          <w:ins w:id="27" w:author="Andrea   Ramirez Varela" w:date="2020-11-05T13:31:00Z"/>
          <w:rFonts w:ascii="Times New Roman" w:hAnsi="Times New Roman" w:cs="Times New Roman"/>
          <w:sz w:val="24"/>
          <w:szCs w:val="24"/>
          <w:lang w:val="es-ES"/>
        </w:rPr>
      </w:pPr>
      <w:del w:id="28" w:author="Andrea   Ramirez Varela" w:date="2020-11-05T13:31:00Z">
        <w:r w:rsidRPr="4D805283" w:rsidDel="00543B02">
          <w:rPr>
            <w:rFonts w:ascii="Times New Roman" w:hAnsi="Times New Roman" w:cs="Times New Roman"/>
            <w:sz w:val="24"/>
            <w:szCs w:val="24"/>
            <w:lang w:val="es-ES"/>
          </w:rPr>
          <w:delText>Como segundo punto,</w:delText>
        </w:r>
      </w:del>
      <w:ins w:id="29" w:author="Andrea   Ramirez Varela" w:date="2020-11-05T13:31:00Z">
        <w:r w:rsidR="441FB2E1" w:rsidRPr="4D805283">
          <w:rPr>
            <w:rFonts w:ascii="Times New Roman" w:hAnsi="Times New Roman" w:cs="Times New Roman"/>
            <w:sz w:val="24"/>
            <w:szCs w:val="24"/>
            <w:lang w:val="es-ES"/>
          </w:rPr>
          <w:t>2)</w:t>
        </w:r>
      </w:ins>
      <w:r w:rsidRPr="4D805283">
        <w:rPr>
          <w:rFonts w:ascii="Times New Roman" w:hAnsi="Times New Roman" w:cs="Times New Roman"/>
          <w:sz w:val="24"/>
          <w:szCs w:val="24"/>
          <w:lang w:val="es-ES"/>
        </w:rPr>
        <w:t xml:space="preserve"> </w:t>
      </w:r>
      <w:ins w:id="30" w:author="Andrea   Ramirez Varela" w:date="2020-11-05T13:31:00Z">
        <w:r w:rsidR="5792E274" w:rsidRPr="4D805283">
          <w:rPr>
            <w:rFonts w:ascii="Times New Roman" w:hAnsi="Times New Roman" w:cs="Times New Roman"/>
            <w:sz w:val="24"/>
            <w:szCs w:val="24"/>
            <w:lang w:val="es-ES"/>
          </w:rPr>
          <w:t>S</w:t>
        </w:r>
      </w:ins>
      <w:del w:id="31" w:author="Andrea   Ramirez Varela" w:date="2020-11-05T13:31:00Z">
        <w:r w:rsidRPr="4D805283" w:rsidDel="00543B02">
          <w:rPr>
            <w:rFonts w:ascii="Times New Roman" w:hAnsi="Times New Roman" w:cs="Times New Roman"/>
            <w:sz w:val="24"/>
            <w:szCs w:val="24"/>
            <w:lang w:val="es-ES"/>
          </w:rPr>
          <w:delText>s</w:delText>
        </w:r>
      </w:del>
      <w:r w:rsidRPr="4D805283">
        <w:rPr>
          <w:rFonts w:ascii="Times New Roman" w:hAnsi="Times New Roman" w:cs="Times New Roman"/>
          <w:sz w:val="24"/>
          <w:szCs w:val="24"/>
          <w:lang w:val="es-ES"/>
        </w:rPr>
        <w:t xml:space="preserve">e identificó una asociación entre aculturación y aprendizaje y memoria, </w:t>
      </w:r>
      <w:del w:id="32" w:author="Andrea   Ramirez Varela" w:date="2020-11-05T13:31:00Z">
        <w:r w:rsidRPr="4D805283" w:rsidDel="00543B02">
          <w:rPr>
            <w:rFonts w:ascii="Times New Roman" w:hAnsi="Times New Roman" w:cs="Times New Roman"/>
            <w:sz w:val="24"/>
            <w:szCs w:val="24"/>
            <w:lang w:val="es-ES"/>
          </w:rPr>
          <w:delText>s</w:delText>
        </w:r>
        <w:commentRangeStart w:id="33"/>
        <w:r w:rsidRPr="4D805283" w:rsidDel="00543B02">
          <w:rPr>
            <w:rFonts w:ascii="Times New Roman" w:hAnsi="Times New Roman" w:cs="Times New Roman"/>
            <w:sz w:val="24"/>
            <w:szCs w:val="24"/>
            <w:lang w:val="es-ES"/>
          </w:rPr>
          <w:delText>i bien en las regresiones bivariadas y multivariadas, por lo general, el beta fue positivo estos beta fuero</w:delText>
        </w:r>
      </w:del>
      <w:commentRangeEnd w:id="33"/>
      <w:r>
        <w:commentReference w:id="33"/>
      </w:r>
      <w:del w:id="34" w:author="Andrea   Ramirez Varela" w:date="2020-11-05T13:31:00Z">
        <w:r w:rsidRPr="4D805283" w:rsidDel="00543B02">
          <w:rPr>
            <w:rFonts w:ascii="Times New Roman" w:hAnsi="Times New Roman" w:cs="Times New Roman"/>
            <w:sz w:val="24"/>
            <w:szCs w:val="24"/>
            <w:lang w:val="es-ES"/>
          </w:rPr>
          <w:delText xml:space="preserve">n muy pequeños, al igual que en las correlaciones de Pearson, </w:delText>
        </w:r>
      </w:del>
      <w:r w:rsidRPr="4D805283">
        <w:rPr>
          <w:rFonts w:ascii="Times New Roman" w:hAnsi="Times New Roman" w:cs="Times New Roman"/>
          <w:sz w:val="24"/>
          <w:szCs w:val="24"/>
          <w:lang w:val="es-ES"/>
        </w:rPr>
        <w:t xml:space="preserve">pues las puntuaciones de la variable aculturación </w:t>
      </w:r>
      <w:commentRangeStart w:id="35"/>
      <w:r w:rsidRPr="4D805283">
        <w:rPr>
          <w:rFonts w:ascii="Times New Roman" w:hAnsi="Times New Roman" w:cs="Times New Roman"/>
          <w:sz w:val="24"/>
          <w:szCs w:val="24"/>
          <w:lang w:val="es-ES"/>
        </w:rPr>
        <w:t>correlacionó débil</w:t>
      </w:r>
      <w:commentRangeEnd w:id="35"/>
      <w:r>
        <w:commentReference w:id="35"/>
      </w:r>
      <w:r w:rsidRPr="4D805283">
        <w:rPr>
          <w:rFonts w:ascii="Times New Roman" w:hAnsi="Times New Roman" w:cs="Times New Roman"/>
          <w:sz w:val="24"/>
          <w:szCs w:val="24"/>
          <w:lang w:val="es-ES"/>
        </w:rPr>
        <w:t xml:space="preserve"> pero positivamente con los resultados de las pruebas de rendimiento neuropsicológico de aprendizaje y memoria, por lo que se puede decir que existe una relación entre obtener un puntaje alto en aprendizaje y memoria en la medida en que el sujeto este más aculturizado</w:t>
      </w:r>
      <w:ins w:id="36" w:author="Andrea   Ramirez Varela" w:date="2020-11-05T13:31:00Z">
        <w:r w:rsidR="4500E8EE" w:rsidRPr="4D805283">
          <w:rPr>
            <w:rFonts w:ascii="Times New Roman" w:hAnsi="Times New Roman" w:cs="Times New Roman"/>
            <w:sz w:val="24"/>
            <w:szCs w:val="24"/>
            <w:lang w:val="es-ES"/>
          </w:rPr>
          <w:t xml:space="preserve">. </w:t>
        </w:r>
      </w:ins>
      <w:del w:id="37" w:author="Andrea   Ramirez Varela" w:date="2020-11-05T13:31:00Z">
        <w:r w:rsidRPr="4D805283" w:rsidDel="00543B02">
          <w:rPr>
            <w:rFonts w:ascii="Times New Roman" w:hAnsi="Times New Roman" w:cs="Times New Roman"/>
            <w:sz w:val="24"/>
            <w:szCs w:val="24"/>
            <w:lang w:val="es-ES"/>
          </w:rPr>
          <w:delText>,</w:delText>
        </w:r>
      </w:del>
      <w:r w:rsidR="00990E82" w:rsidRPr="4D805283">
        <w:rPr>
          <w:rFonts w:ascii="Times New Roman" w:hAnsi="Times New Roman" w:cs="Times New Roman"/>
          <w:sz w:val="24"/>
          <w:szCs w:val="24"/>
          <w:lang w:val="es-ES"/>
        </w:rPr>
        <w:t xml:space="preserve"> </w:t>
      </w:r>
      <w:ins w:id="38" w:author="Andrea   Ramirez Varela" w:date="2020-11-05T13:31:00Z">
        <w:r w:rsidR="76B77E53" w:rsidRPr="4D805283">
          <w:rPr>
            <w:rFonts w:ascii="Times New Roman" w:hAnsi="Times New Roman" w:cs="Times New Roman"/>
            <w:sz w:val="24"/>
            <w:szCs w:val="24"/>
            <w:lang w:val="es-ES"/>
          </w:rPr>
          <w:t>E</w:t>
        </w:r>
      </w:ins>
      <w:del w:id="39" w:author="Andrea   Ramirez Varela" w:date="2020-11-05T13:31:00Z">
        <w:r w:rsidRPr="4D805283" w:rsidDel="00543B02">
          <w:rPr>
            <w:rFonts w:ascii="Times New Roman" w:hAnsi="Times New Roman" w:cs="Times New Roman"/>
            <w:sz w:val="24"/>
            <w:szCs w:val="24"/>
            <w:lang w:val="es-ES"/>
          </w:rPr>
          <w:delText>e</w:delText>
        </w:r>
      </w:del>
      <w:r w:rsidR="00990E82" w:rsidRPr="4D805283">
        <w:rPr>
          <w:rFonts w:ascii="Times New Roman" w:hAnsi="Times New Roman" w:cs="Times New Roman"/>
          <w:sz w:val="24"/>
          <w:szCs w:val="24"/>
          <w:lang w:val="es-ES"/>
        </w:rPr>
        <w:t xml:space="preserve">sto coindice con el estudio denominado el efecto de la cultura en las pruebas neuropsicológica desarrollado en 2012 en la Universidad de Nueva Granada, </w:t>
      </w:r>
      <w:r w:rsidR="004D27EA" w:rsidRPr="4D805283">
        <w:rPr>
          <w:rFonts w:ascii="Times New Roman" w:hAnsi="Times New Roman" w:cs="Times New Roman"/>
          <w:sz w:val="24"/>
          <w:szCs w:val="24"/>
          <w:lang w:val="es-ES"/>
        </w:rPr>
        <w:t xml:space="preserve">que </w:t>
      </w:r>
      <w:r w:rsidR="00990E82" w:rsidRPr="4D805283">
        <w:rPr>
          <w:rFonts w:ascii="Times New Roman" w:hAnsi="Times New Roman" w:cs="Times New Roman"/>
          <w:sz w:val="24"/>
          <w:szCs w:val="24"/>
          <w:lang w:val="es-ES"/>
        </w:rPr>
        <w:t xml:space="preserve">comparó </w:t>
      </w:r>
      <w:r w:rsidR="00990E82" w:rsidRPr="4D805283">
        <w:rPr>
          <w:rFonts w:ascii="Times New Roman" w:hAnsi="Times New Roman" w:cs="Times New Roman"/>
          <w:sz w:val="24"/>
          <w:szCs w:val="24"/>
          <w:lang w:val="es-ES"/>
        </w:rPr>
        <w:lastRenderedPageBreak/>
        <w:t xml:space="preserve">los resultados en pruebas </w:t>
      </w:r>
      <w:r w:rsidR="004D27EA" w:rsidRPr="4D805283">
        <w:rPr>
          <w:rFonts w:ascii="Times New Roman" w:hAnsi="Times New Roman" w:cs="Times New Roman"/>
          <w:sz w:val="24"/>
          <w:szCs w:val="24"/>
          <w:lang w:val="es-ES"/>
        </w:rPr>
        <w:t>de lenguaje y la cultura como variables relacionadas con la evaluación neuropsicológica en tres grupos de personas provenientes de 3 países hispanohablantes, encontrando resultados muy similares entre los grupos de personas de los mismos países y diferencias entre los diferentes países, especialmente cuando se comparó con la variable educación</w:t>
      </w:r>
      <w:r w:rsidR="5BB08EFE" w:rsidRPr="4D805283">
        <w:rPr>
          <w:rFonts w:ascii="Times New Roman" w:hAnsi="Times New Roman" w:cs="Times New Roman"/>
          <w:sz w:val="24"/>
          <w:szCs w:val="24"/>
          <w:lang w:val="es-ES"/>
        </w:rPr>
        <w:t>.</w:t>
      </w:r>
    </w:p>
    <w:p w14:paraId="1D3061A0" w14:textId="1271866B" w:rsidR="0A6CEBF7" w:rsidRDefault="0A6CEBF7">
      <w:pPr>
        <w:spacing w:after="0" w:line="480" w:lineRule="auto"/>
        <w:jc w:val="both"/>
        <w:rPr>
          <w:rFonts w:ascii="Times New Roman" w:hAnsi="Times New Roman" w:cs="Times New Roman"/>
          <w:sz w:val="24"/>
          <w:szCs w:val="24"/>
          <w:lang w:val="es-ES"/>
        </w:rPr>
        <w:pPrChange w:id="40" w:author="Andrea   Ramirez Varela" w:date="2020-11-05T13:32:00Z">
          <w:pPr>
            <w:spacing w:after="0" w:line="480" w:lineRule="auto"/>
            <w:ind w:firstLine="708"/>
            <w:jc w:val="both"/>
          </w:pPr>
        </w:pPrChange>
      </w:pPr>
    </w:p>
    <w:p w14:paraId="193C95F7" w14:textId="70C51363" w:rsidR="00543B02" w:rsidRDefault="00543B02" w:rsidP="00543B02">
      <w:pPr>
        <w:spacing w:after="0" w:line="480" w:lineRule="auto"/>
        <w:ind w:firstLine="708"/>
        <w:jc w:val="both"/>
        <w:rPr>
          <w:rFonts w:ascii="Times New Roman" w:hAnsi="Times New Roman" w:cs="Times New Roman"/>
          <w:sz w:val="24"/>
          <w:szCs w:val="24"/>
          <w:lang w:val="es-ES"/>
        </w:rPr>
      </w:pPr>
      <w:del w:id="41" w:author="Andrea   Ramirez Varela" w:date="2020-11-05T13:32:00Z">
        <w:r w:rsidRPr="4D805283" w:rsidDel="00543B02">
          <w:rPr>
            <w:rFonts w:ascii="Times New Roman" w:hAnsi="Times New Roman" w:cs="Times New Roman"/>
            <w:sz w:val="24"/>
            <w:szCs w:val="24"/>
            <w:lang w:val="es-ES"/>
          </w:rPr>
          <w:delText xml:space="preserve">Como tercer </w:delText>
        </w:r>
      </w:del>
      <w:ins w:id="42" w:author="Andrea   Ramirez Varela" w:date="2020-11-05T13:32:00Z">
        <w:r w:rsidR="5C09067C" w:rsidRPr="4D805283">
          <w:rPr>
            <w:rFonts w:ascii="Times New Roman" w:hAnsi="Times New Roman" w:cs="Times New Roman"/>
            <w:sz w:val="24"/>
            <w:szCs w:val="24"/>
            <w:lang w:val="es-ES"/>
          </w:rPr>
          <w:t xml:space="preserve">3) </w:t>
        </w:r>
      </w:ins>
      <w:del w:id="43" w:author="Andrea   Ramirez Varela" w:date="2020-11-05T13:32:00Z">
        <w:r w:rsidRPr="4D805283" w:rsidDel="00543B02">
          <w:rPr>
            <w:rFonts w:ascii="Times New Roman" w:hAnsi="Times New Roman" w:cs="Times New Roman"/>
            <w:sz w:val="24"/>
            <w:szCs w:val="24"/>
            <w:lang w:val="es-ES"/>
          </w:rPr>
          <w:delText xml:space="preserve">punto </w:delText>
        </w:r>
      </w:del>
      <w:ins w:id="44" w:author="Andrea   Ramirez Varela" w:date="2020-11-05T13:32:00Z">
        <w:r w:rsidR="58886533" w:rsidRPr="4D805283">
          <w:rPr>
            <w:rFonts w:ascii="Times New Roman" w:hAnsi="Times New Roman" w:cs="Times New Roman"/>
            <w:sz w:val="24"/>
            <w:szCs w:val="24"/>
            <w:lang w:val="es-ES"/>
          </w:rPr>
          <w:t>S</w:t>
        </w:r>
      </w:ins>
      <w:del w:id="45" w:author="Andrea   Ramirez Varela" w:date="2020-11-05T13:32:00Z">
        <w:r w:rsidRPr="4D805283" w:rsidDel="00543B02">
          <w:rPr>
            <w:rFonts w:ascii="Times New Roman" w:hAnsi="Times New Roman" w:cs="Times New Roman"/>
            <w:sz w:val="24"/>
            <w:szCs w:val="24"/>
            <w:lang w:val="es-ES"/>
          </w:rPr>
          <w:delText>s</w:delText>
        </w:r>
      </w:del>
      <w:r w:rsidRPr="4D805283">
        <w:rPr>
          <w:rFonts w:ascii="Times New Roman" w:hAnsi="Times New Roman" w:cs="Times New Roman"/>
          <w:sz w:val="24"/>
          <w:szCs w:val="24"/>
          <w:lang w:val="es-ES"/>
        </w:rPr>
        <w:t xml:space="preserve">e </w:t>
      </w:r>
      <w:proofErr w:type="spellStart"/>
      <w:ins w:id="46" w:author="Andrea   Ramirez Varela" w:date="2020-11-05T13:32:00Z">
        <w:r w:rsidR="2A86D84D" w:rsidRPr="4D805283">
          <w:rPr>
            <w:rFonts w:ascii="Times New Roman" w:hAnsi="Times New Roman" w:cs="Times New Roman"/>
            <w:sz w:val="24"/>
            <w:szCs w:val="24"/>
            <w:lang w:val="es-ES"/>
          </w:rPr>
          <w:t>encontro</w:t>
        </w:r>
      </w:ins>
      <w:del w:id="47" w:author="Andrea   Ramirez Varela" w:date="2020-11-05T13:32:00Z">
        <w:r w:rsidRPr="4D805283" w:rsidDel="00543B02">
          <w:rPr>
            <w:rFonts w:ascii="Times New Roman" w:hAnsi="Times New Roman" w:cs="Times New Roman"/>
            <w:sz w:val="24"/>
            <w:szCs w:val="24"/>
            <w:lang w:val="es-ES"/>
          </w:rPr>
          <w:delText>hall</w:delText>
        </w:r>
      </w:del>
      <w:r w:rsidRPr="4D805283">
        <w:rPr>
          <w:rFonts w:ascii="Times New Roman" w:hAnsi="Times New Roman" w:cs="Times New Roman"/>
          <w:sz w:val="24"/>
          <w:szCs w:val="24"/>
          <w:lang w:val="es-ES"/>
        </w:rPr>
        <w:t>ó</w:t>
      </w:r>
      <w:proofErr w:type="spellEnd"/>
      <w:r w:rsidRPr="4D805283">
        <w:rPr>
          <w:rFonts w:ascii="Times New Roman" w:hAnsi="Times New Roman" w:cs="Times New Roman"/>
          <w:sz w:val="24"/>
          <w:szCs w:val="24"/>
          <w:lang w:val="es-ES"/>
        </w:rPr>
        <w:t xml:space="preserve"> que la </w:t>
      </w:r>
      <w:commentRangeStart w:id="48"/>
      <w:r w:rsidRPr="4D805283">
        <w:rPr>
          <w:rFonts w:ascii="Times New Roman" w:hAnsi="Times New Roman" w:cs="Times New Roman"/>
          <w:sz w:val="24"/>
          <w:szCs w:val="24"/>
          <w:lang w:val="es-ES"/>
        </w:rPr>
        <w:t>edad está asociada con las bajas puntuaciones en el dominio de aprendizaje y memoria</w:t>
      </w:r>
      <w:commentRangeEnd w:id="48"/>
      <w:r>
        <w:commentReference w:id="48"/>
      </w:r>
      <w:r w:rsidRPr="4D805283">
        <w:rPr>
          <w:rFonts w:ascii="Times New Roman" w:hAnsi="Times New Roman" w:cs="Times New Roman"/>
          <w:sz w:val="24"/>
          <w:szCs w:val="24"/>
          <w:lang w:val="es-ES"/>
        </w:rPr>
        <w:t>, pues la variable edad presentó una correlación débil y negativa con los puntajes de los test de rendimiento neuropsicológicos, esto significa que, a mayor edad, menores puntajes para este tipo de test</w:t>
      </w:r>
      <w:r w:rsidR="004D27EA" w:rsidRPr="4D805283">
        <w:rPr>
          <w:rFonts w:ascii="Times New Roman" w:hAnsi="Times New Roman" w:cs="Times New Roman"/>
          <w:sz w:val="24"/>
          <w:szCs w:val="24"/>
          <w:lang w:val="es-ES"/>
        </w:rPr>
        <w:t xml:space="preserve">, lo que coincide desde la teoría de </w:t>
      </w:r>
      <w:r w:rsidR="00B80EE0" w:rsidRPr="4D805283">
        <w:rPr>
          <w:rFonts w:ascii="Times New Roman" w:hAnsi="Times New Roman" w:cs="Times New Roman"/>
          <w:sz w:val="24"/>
          <w:szCs w:val="24"/>
          <w:lang w:val="es-ES"/>
        </w:rPr>
        <w:t xml:space="preserve">Martínez M, y </w:t>
      </w:r>
      <w:proofErr w:type="spellStart"/>
      <w:r w:rsidR="00B80EE0" w:rsidRPr="4D805283">
        <w:rPr>
          <w:rFonts w:ascii="Times New Roman" w:hAnsi="Times New Roman" w:cs="Times New Roman"/>
          <w:sz w:val="24"/>
          <w:szCs w:val="24"/>
          <w:lang w:val="es-ES"/>
        </w:rPr>
        <w:t>cols</w:t>
      </w:r>
      <w:proofErr w:type="spellEnd"/>
      <w:r w:rsidR="00B80EE0" w:rsidRPr="4D805283">
        <w:rPr>
          <w:rFonts w:ascii="Times New Roman" w:hAnsi="Times New Roman" w:cs="Times New Roman"/>
          <w:sz w:val="24"/>
          <w:szCs w:val="24"/>
          <w:lang w:val="es-ES"/>
        </w:rPr>
        <w:t xml:space="preserve"> (2018) </w:t>
      </w:r>
      <w:r w:rsidR="004D27EA" w:rsidRPr="4D805283">
        <w:rPr>
          <w:rFonts w:ascii="Times New Roman" w:hAnsi="Times New Roman" w:cs="Times New Roman"/>
          <w:sz w:val="24"/>
          <w:szCs w:val="24"/>
          <w:lang w:val="es-ES"/>
        </w:rPr>
        <w:t>, y en este sentido debemos poner de manifiesto dos situaciones particulares que guardan relación con este hallazgo</w:t>
      </w:r>
      <w:del w:id="49" w:author="Natalia Jaramillo" w:date="2020-11-05T20:15:00Z">
        <w:r w:rsidRPr="4D805283" w:rsidDel="004D27EA">
          <w:rPr>
            <w:rFonts w:ascii="Times New Roman" w:hAnsi="Times New Roman" w:cs="Times New Roman"/>
            <w:sz w:val="24"/>
            <w:szCs w:val="24"/>
            <w:lang w:val="es-ES"/>
          </w:rPr>
          <w:delText>,</w:delText>
        </w:r>
      </w:del>
      <w:ins w:id="50" w:author="Natalia Jaramillo" w:date="2020-11-05T20:15:00Z">
        <w:r w:rsidR="08B36D84" w:rsidRPr="4D805283">
          <w:rPr>
            <w:rFonts w:ascii="Times New Roman" w:hAnsi="Times New Roman" w:cs="Times New Roman"/>
            <w:sz w:val="24"/>
            <w:szCs w:val="24"/>
            <w:lang w:val="es-ES"/>
          </w:rPr>
          <w:t>.</w:t>
        </w:r>
      </w:ins>
      <w:r w:rsidR="004D27EA" w:rsidRPr="4D805283">
        <w:rPr>
          <w:rFonts w:ascii="Times New Roman" w:hAnsi="Times New Roman" w:cs="Times New Roman"/>
          <w:sz w:val="24"/>
          <w:szCs w:val="24"/>
          <w:lang w:val="es-ES"/>
        </w:rPr>
        <w:t xml:space="preserve"> </w:t>
      </w:r>
      <w:ins w:id="51" w:author="Natalia Jaramillo" w:date="2020-11-05T20:15:00Z">
        <w:r w:rsidR="268C2B51" w:rsidRPr="4D805283">
          <w:rPr>
            <w:rFonts w:ascii="Times New Roman" w:hAnsi="Times New Roman" w:cs="Times New Roman"/>
            <w:sz w:val="24"/>
            <w:szCs w:val="24"/>
            <w:lang w:val="es-ES"/>
          </w:rPr>
          <w:t xml:space="preserve">Primero, </w:t>
        </w:r>
      </w:ins>
      <w:del w:id="52" w:author="Natalia Jaramillo" w:date="2020-11-05T20:15:00Z">
        <w:r w:rsidRPr="4D805283" w:rsidDel="004D27EA">
          <w:rPr>
            <w:rFonts w:ascii="Times New Roman" w:hAnsi="Times New Roman" w:cs="Times New Roman"/>
            <w:sz w:val="24"/>
            <w:szCs w:val="24"/>
            <w:lang w:val="es-ES"/>
          </w:rPr>
          <w:delText xml:space="preserve">la primer situación es que los </w:delText>
        </w:r>
      </w:del>
      <w:r w:rsidR="004D27EA" w:rsidRPr="4D805283">
        <w:rPr>
          <w:rFonts w:ascii="Times New Roman" w:hAnsi="Times New Roman" w:cs="Times New Roman"/>
          <w:sz w:val="24"/>
          <w:szCs w:val="24"/>
          <w:lang w:val="es-ES"/>
        </w:rPr>
        <w:t>jóvenes y adolescentes de las comunidades se han visto expuestos a procesos de aculturación más reciente y</w:t>
      </w:r>
      <w:commentRangeStart w:id="53"/>
      <w:r w:rsidR="004D27EA" w:rsidRPr="4D805283">
        <w:rPr>
          <w:rFonts w:ascii="Times New Roman" w:hAnsi="Times New Roman" w:cs="Times New Roman"/>
          <w:sz w:val="24"/>
          <w:szCs w:val="24"/>
          <w:lang w:val="es-ES"/>
        </w:rPr>
        <w:t xml:space="preserve"> </w:t>
      </w:r>
      <w:proofErr w:type="spellStart"/>
      <w:r w:rsidR="004D27EA" w:rsidRPr="4D805283">
        <w:rPr>
          <w:rFonts w:ascii="Times New Roman" w:hAnsi="Times New Roman" w:cs="Times New Roman"/>
          <w:sz w:val="24"/>
          <w:szCs w:val="24"/>
          <w:highlight w:val="yellow"/>
          <w:lang w:val="es-ES"/>
        </w:rPr>
        <w:t>mas</w:t>
      </w:r>
      <w:proofErr w:type="spellEnd"/>
      <w:r w:rsidR="004D27EA" w:rsidRPr="4D805283">
        <w:rPr>
          <w:rFonts w:ascii="Times New Roman" w:hAnsi="Times New Roman" w:cs="Times New Roman"/>
          <w:sz w:val="24"/>
          <w:szCs w:val="24"/>
          <w:lang w:val="es-ES"/>
        </w:rPr>
        <w:t xml:space="preserve"> fuerte que las personas adultas</w:t>
      </w:r>
      <w:commentRangeEnd w:id="53"/>
      <w:r>
        <w:commentReference w:id="53"/>
      </w:r>
      <w:r w:rsidR="004D27EA" w:rsidRPr="4D805283">
        <w:rPr>
          <w:rFonts w:ascii="Times New Roman" w:hAnsi="Times New Roman" w:cs="Times New Roman"/>
          <w:sz w:val="24"/>
          <w:szCs w:val="24"/>
          <w:lang w:val="es-ES"/>
        </w:rPr>
        <w:t xml:space="preserve"> de la comunidad</w:t>
      </w:r>
      <w:r w:rsidR="00B80EE0" w:rsidRPr="4D805283">
        <w:rPr>
          <w:rFonts w:ascii="Times New Roman" w:hAnsi="Times New Roman" w:cs="Times New Roman"/>
          <w:sz w:val="24"/>
          <w:szCs w:val="24"/>
          <w:lang w:val="es-ES"/>
        </w:rPr>
        <w:t xml:space="preserve">; </w:t>
      </w:r>
      <w:commentRangeStart w:id="54"/>
      <w:r w:rsidR="00B80EE0" w:rsidRPr="4D805283">
        <w:rPr>
          <w:rFonts w:ascii="Times New Roman" w:hAnsi="Times New Roman" w:cs="Times New Roman"/>
          <w:sz w:val="24"/>
          <w:szCs w:val="24"/>
          <w:lang w:val="es-ES"/>
        </w:rPr>
        <w:t xml:space="preserve">esto en parte a la misma educación </w:t>
      </w:r>
      <w:commentRangeEnd w:id="54"/>
      <w:r>
        <w:commentReference w:id="54"/>
      </w:r>
      <w:r w:rsidR="00B80EE0" w:rsidRPr="4D805283">
        <w:rPr>
          <w:rFonts w:ascii="Times New Roman" w:hAnsi="Times New Roman" w:cs="Times New Roman"/>
          <w:sz w:val="24"/>
          <w:szCs w:val="24"/>
          <w:lang w:val="es-ES"/>
        </w:rPr>
        <w:t xml:space="preserve">que se imparte desde un modelo “occidental” sin tener en cuenta usos y costumbres propias. </w:t>
      </w:r>
      <w:del w:id="55" w:author="Natalia Jaramillo" w:date="2020-11-05T20:16:00Z">
        <w:r w:rsidRPr="4D805283" w:rsidDel="00B80EE0">
          <w:rPr>
            <w:rFonts w:ascii="Times New Roman" w:hAnsi="Times New Roman" w:cs="Times New Roman"/>
            <w:sz w:val="24"/>
            <w:szCs w:val="24"/>
            <w:lang w:val="es-ES"/>
          </w:rPr>
          <w:delText>La otra situación es que</w:delText>
        </w:r>
      </w:del>
      <w:ins w:id="56" w:author="Natalia Jaramillo" w:date="2020-11-05T20:16:00Z">
        <w:r w:rsidR="6FDCBAED" w:rsidRPr="4D805283">
          <w:rPr>
            <w:rFonts w:ascii="Times New Roman" w:hAnsi="Times New Roman" w:cs="Times New Roman"/>
            <w:sz w:val="24"/>
            <w:szCs w:val="24"/>
            <w:lang w:val="es-ES"/>
          </w:rPr>
          <w:t xml:space="preserve">Segundo, </w:t>
        </w:r>
      </w:ins>
      <w:del w:id="57" w:author="Natalia Jaramillo" w:date="2020-11-05T20:16:00Z">
        <w:r w:rsidRPr="4D805283" w:rsidDel="00B80EE0">
          <w:rPr>
            <w:rFonts w:ascii="Times New Roman" w:hAnsi="Times New Roman" w:cs="Times New Roman"/>
            <w:sz w:val="24"/>
            <w:szCs w:val="24"/>
            <w:lang w:val="es-ES"/>
          </w:rPr>
          <w:delText xml:space="preserve"> </w:delText>
        </w:r>
      </w:del>
      <w:commentRangeStart w:id="58"/>
      <w:r w:rsidR="00B80EE0" w:rsidRPr="4D805283">
        <w:rPr>
          <w:rFonts w:ascii="Times New Roman" w:hAnsi="Times New Roman" w:cs="Times New Roman"/>
          <w:sz w:val="24"/>
          <w:szCs w:val="24"/>
          <w:lang w:val="es-ES"/>
        </w:rPr>
        <w:t>los adultos guardan mucho arraigo cultural basado en sus tradiciones y en la defensa de su lengua, por ello, cuando se midió la variable de bilingüismo, todos eran bilingües para español como para Embera y por ello no se agregó como variable para este estudio.</w:t>
      </w:r>
      <w:commentRangeEnd w:id="58"/>
      <w:r>
        <w:commentReference w:id="58"/>
      </w:r>
    </w:p>
    <w:p w14:paraId="1FE292E6" w14:textId="1BAE0AAF" w:rsidR="00543B02" w:rsidRDefault="00B80EE0" w:rsidP="00543B02">
      <w:pPr>
        <w:spacing w:after="0" w:line="480" w:lineRule="auto"/>
        <w:ind w:firstLine="708"/>
        <w:jc w:val="both"/>
        <w:rPr>
          <w:ins w:id="59" w:author="Andrea   Ramirez Varela" w:date="2020-11-05T13:33:00Z"/>
          <w:rFonts w:ascii="Times New Roman" w:hAnsi="Times New Roman" w:cs="Times New Roman"/>
          <w:sz w:val="24"/>
          <w:szCs w:val="24"/>
          <w:lang w:val="es-ES"/>
        </w:rPr>
      </w:pPr>
      <w:del w:id="60" w:author="Andrea   Ramirez Varela" w:date="2020-11-05T13:33:00Z">
        <w:r w:rsidRPr="4D805283" w:rsidDel="00B80EE0">
          <w:rPr>
            <w:rFonts w:ascii="Times New Roman" w:hAnsi="Times New Roman" w:cs="Times New Roman"/>
            <w:sz w:val="24"/>
            <w:szCs w:val="24"/>
            <w:lang w:val="es-ES"/>
          </w:rPr>
          <w:delText xml:space="preserve">Como cuarto punto, </w:delText>
        </w:r>
      </w:del>
      <w:ins w:id="61" w:author="Andrea   Ramirez Varela" w:date="2020-11-05T13:33:00Z">
        <w:r w:rsidR="494FA634" w:rsidRPr="4D805283">
          <w:rPr>
            <w:rFonts w:ascii="Times New Roman" w:hAnsi="Times New Roman" w:cs="Times New Roman"/>
            <w:sz w:val="24"/>
            <w:szCs w:val="24"/>
            <w:lang w:val="es-ES"/>
          </w:rPr>
          <w:t>4)</w:t>
        </w:r>
      </w:ins>
      <w:r w:rsidR="00543B02" w:rsidRPr="4D805283">
        <w:rPr>
          <w:rFonts w:ascii="Times New Roman" w:hAnsi="Times New Roman" w:cs="Times New Roman"/>
          <w:sz w:val="24"/>
          <w:szCs w:val="24"/>
          <w:lang w:val="es-ES"/>
        </w:rPr>
        <w:t>se encontró que existe una asociación entre el trabajo por fuera de la comunidad y los resultados de aprendizaje y memoria</w:t>
      </w:r>
      <w:r w:rsidR="00990E82" w:rsidRPr="4D805283">
        <w:rPr>
          <w:rFonts w:ascii="Times New Roman" w:hAnsi="Times New Roman" w:cs="Times New Roman"/>
          <w:sz w:val="24"/>
          <w:szCs w:val="24"/>
          <w:lang w:val="es-ES"/>
        </w:rPr>
        <w:t>, s</w:t>
      </w:r>
      <w:r w:rsidR="00543B02" w:rsidRPr="4D805283">
        <w:rPr>
          <w:rFonts w:ascii="Times New Roman" w:hAnsi="Times New Roman" w:cs="Times New Roman"/>
          <w:sz w:val="24"/>
          <w:szCs w:val="24"/>
          <w:lang w:val="es-ES"/>
        </w:rPr>
        <w:t>orprendentemente, quienes mencionaron que trabajaron por fuera de la comunidad en algún momento de su vida, obtuvieron menores puntajes en los test aplicados sobre aprendizaje y memoria</w:t>
      </w:r>
      <w:r w:rsidRPr="4D805283">
        <w:rPr>
          <w:rFonts w:ascii="Times New Roman" w:hAnsi="Times New Roman" w:cs="Times New Roman"/>
          <w:sz w:val="24"/>
          <w:szCs w:val="24"/>
          <w:lang w:val="es-ES"/>
        </w:rPr>
        <w:t xml:space="preserve"> contradiciendo los planteamientos de </w:t>
      </w:r>
      <w:r w:rsidR="00D563BD" w:rsidRPr="4D805283">
        <w:rPr>
          <w:rFonts w:ascii="Times New Roman" w:hAnsi="Times New Roman" w:cs="Times New Roman"/>
          <w:sz w:val="24"/>
          <w:szCs w:val="24"/>
          <w:lang w:val="es-ES"/>
        </w:rPr>
        <w:t>Martínez</w:t>
      </w:r>
      <w:r w:rsidRPr="4D805283">
        <w:rPr>
          <w:rFonts w:ascii="Times New Roman" w:hAnsi="Times New Roman" w:cs="Times New Roman"/>
          <w:sz w:val="24"/>
          <w:szCs w:val="24"/>
          <w:lang w:val="es-ES"/>
        </w:rPr>
        <w:t xml:space="preserve"> M, y </w:t>
      </w:r>
      <w:r w:rsidR="00D563BD" w:rsidRPr="4D805283">
        <w:rPr>
          <w:rFonts w:ascii="Times New Roman" w:hAnsi="Times New Roman" w:cs="Times New Roman"/>
          <w:sz w:val="24"/>
          <w:szCs w:val="24"/>
          <w:lang w:val="es-ES"/>
        </w:rPr>
        <w:t>Cols</w:t>
      </w:r>
      <w:r w:rsidRPr="4D805283">
        <w:rPr>
          <w:rFonts w:ascii="Times New Roman" w:hAnsi="Times New Roman" w:cs="Times New Roman"/>
          <w:sz w:val="24"/>
          <w:szCs w:val="24"/>
          <w:lang w:val="es-ES"/>
        </w:rPr>
        <w:t xml:space="preserve"> (2018)</w:t>
      </w:r>
      <w:r w:rsidR="00543B02" w:rsidRPr="4D805283">
        <w:rPr>
          <w:rFonts w:ascii="Times New Roman" w:hAnsi="Times New Roman" w:cs="Times New Roman"/>
          <w:sz w:val="24"/>
          <w:szCs w:val="24"/>
          <w:lang w:val="es-ES"/>
        </w:rPr>
        <w:t xml:space="preserve">, </w:t>
      </w:r>
      <w:r w:rsidRPr="4D805283">
        <w:rPr>
          <w:rFonts w:ascii="Times New Roman" w:hAnsi="Times New Roman" w:cs="Times New Roman"/>
          <w:sz w:val="24"/>
          <w:szCs w:val="24"/>
          <w:lang w:val="es-ES"/>
        </w:rPr>
        <w:t xml:space="preserve">no obstante, </w:t>
      </w:r>
      <w:r w:rsidR="00543B02" w:rsidRPr="4D805283">
        <w:rPr>
          <w:rFonts w:ascii="Times New Roman" w:hAnsi="Times New Roman" w:cs="Times New Roman"/>
          <w:sz w:val="24"/>
          <w:szCs w:val="24"/>
          <w:lang w:val="es-ES"/>
        </w:rPr>
        <w:t xml:space="preserve">posiblemente </w:t>
      </w:r>
      <w:r w:rsidR="00543B02" w:rsidRPr="4D805283">
        <w:rPr>
          <w:rFonts w:ascii="Times New Roman" w:hAnsi="Times New Roman" w:cs="Times New Roman"/>
          <w:sz w:val="24"/>
          <w:szCs w:val="24"/>
          <w:lang w:val="es-ES"/>
        </w:rPr>
        <w:lastRenderedPageBreak/>
        <w:t xml:space="preserve">se deba a que quienes han desarrollado trabajos por fuera de la comunidad en su mayoría </w:t>
      </w:r>
      <w:r w:rsidR="00543B02" w:rsidRPr="4D805283">
        <w:rPr>
          <w:rFonts w:ascii="Times New Roman" w:hAnsi="Times New Roman" w:cs="Times New Roman"/>
          <w:sz w:val="24"/>
          <w:szCs w:val="24"/>
          <w:highlight w:val="yellow"/>
          <w:lang w:val="es-ES"/>
        </w:rPr>
        <w:t>con</w:t>
      </w:r>
      <w:r w:rsidR="00543B02" w:rsidRPr="4D805283">
        <w:rPr>
          <w:rFonts w:ascii="Times New Roman" w:hAnsi="Times New Roman" w:cs="Times New Roman"/>
          <w:sz w:val="24"/>
          <w:szCs w:val="24"/>
          <w:lang w:val="es-ES"/>
        </w:rPr>
        <w:t xml:space="preserve"> adultos con edades de 45 años en adelante, </w:t>
      </w:r>
      <w:commentRangeStart w:id="62"/>
      <w:commentRangeStart w:id="63"/>
      <w:r w:rsidR="00543B02" w:rsidRPr="4D805283">
        <w:rPr>
          <w:rFonts w:ascii="Times New Roman" w:hAnsi="Times New Roman" w:cs="Times New Roman"/>
          <w:sz w:val="24"/>
          <w:szCs w:val="24"/>
          <w:lang w:val="es-ES"/>
        </w:rPr>
        <w:t xml:space="preserve">habría que indagar sobre el tipo de trabajo que desarrollaron, pues esto no se </w:t>
      </w:r>
      <w:r w:rsidR="00990E82" w:rsidRPr="4D805283">
        <w:rPr>
          <w:rFonts w:ascii="Times New Roman" w:hAnsi="Times New Roman" w:cs="Times New Roman"/>
          <w:sz w:val="24"/>
          <w:szCs w:val="24"/>
          <w:lang w:val="es-ES"/>
        </w:rPr>
        <w:t>preguntó</w:t>
      </w:r>
      <w:r w:rsidR="00543B02" w:rsidRPr="4D805283">
        <w:rPr>
          <w:rFonts w:ascii="Times New Roman" w:hAnsi="Times New Roman" w:cs="Times New Roman"/>
          <w:sz w:val="24"/>
          <w:szCs w:val="24"/>
          <w:lang w:val="es-ES"/>
        </w:rPr>
        <w:t xml:space="preserve"> en los instrumentos administrados.</w:t>
      </w:r>
      <w:commentRangeStart w:id="64"/>
      <w:commentRangeEnd w:id="64"/>
      <w:r>
        <w:commentReference w:id="64"/>
      </w:r>
      <w:commentRangeEnd w:id="62"/>
      <w:r>
        <w:commentReference w:id="62"/>
      </w:r>
      <w:commentRangeEnd w:id="63"/>
      <w:r>
        <w:commentReference w:id="63"/>
      </w:r>
    </w:p>
    <w:p w14:paraId="087BE1B8" w14:textId="33663D1F" w:rsidR="4D943E43" w:rsidRDefault="4D943E43" w:rsidP="0A6CEBF7">
      <w:pPr>
        <w:spacing w:after="0" w:line="480" w:lineRule="auto"/>
        <w:ind w:firstLine="708"/>
        <w:jc w:val="both"/>
        <w:rPr>
          <w:rFonts w:ascii="Times New Roman" w:hAnsi="Times New Roman" w:cs="Times New Roman"/>
          <w:sz w:val="24"/>
          <w:szCs w:val="24"/>
          <w:lang w:val="es-ES"/>
        </w:rPr>
      </w:pPr>
      <w:commentRangeStart w:id="65"/>
      <w:ins w:id="66" w:author="Andrea   Ramirez Varela" w:date="2020-11-05T13:33:00Z">
        <w:r w:rsidRPr="0A6CEBF7">
          <w:rPr>
            <w:rFonts w:ascii="Times New Roman" w:hAnsi="Times New Roman" w:cs="Times New Roman"/>
            <w:sz w:val="24"/>
            <w:szCs w:val="24"/>
            <w:lang w:val="es-ES"/>
          </w:rPr>
          <w:t xml:space="preserve">Estudios parecidos se han realizado en Ecuador (Fierro, M., Aguinaga, L., Fierro, S., &amp; Ramos, C. 2018)  sobre evaluación neuropsicológica de funciones cognitivas en adolescentes indígenas escolarizadas, no obstante, este estudio se centró exclusivamente en los resultados de mujeres indígenas y dejó por fuera a los hombres indígenas, por lo tanto falto establecer una comparabilidad </w:t>
        </w:r>
        <w:r w:rsidRPr="0A6CEBF7">
          <w:rPr>
            <w:rFonts w:ascii="Times New Roman" w:hAnsi="Times New Roman" w:cs="Times New Roman"/>
            <w:sz w:val="24"/>
            <w:szCs w:val="24"/>
            <w:highlight w:val="yellow"/>
            <w:lang w:val="es-ES"/>
          </w:rPr>
          <w:t>entre géneros</w:t>
        </w:r>
        <w:r w:rsidRPr="0A6CEBF7">
          <w:rPr>
            <w:rFonts w:ascii="Times New Roman" w:hAnsi="Times New Roman" w:cs="Times New Roman"/>
            <w:sz w:val="24"/>
            <w:szCs w:val="24"/>
            <w:lang w:val="es-ES"/>
          </w:rPr>
          <w:t xml:space="preserve">, no obstante, uno de los hallazgos del mencionado estudio es que falta una estandarización de test de rendimiento neuropsicológico en este tipo de comunidades para identificar </w:t>
        </w:r>
        <w:proofErr w:type="spellStart"/>
        <w:r w:rsidRPr="0A6CEBF7">
          <w:rPr>
            <w:rFonts w:ascii="Times New Roman" w:hAnsi="Times New Roman" w:cs="Times New Roman"/>
            <w:sz w:val="24"/>
            <w:szCs w:val="24"/>
            <w:lang w:val="es-ES"/>
          </w:rPr>
          <w:t>como</w:t>
        </w:r>
        <w:proofErr w:type="spellEnd"/>
        <w:r w:rsidRPr="0A6CEBF7">
          <w:rPr>
            <w:rFonts w:ascii="Times New Roman" w:hAnsi="Times New Roman" w:cs="Times New Roman"/>
            <w:sz w:val="24"/>
            <w:szCs w:val="24"/>
            <w:lang w:val="es-ES"/>
          </w:rPr>
          <w:t xml:space="preserve"> se comportan los puntajes en diferentes contextos; ante esta situación, este estudio podría permitir la creación de baremos en pruebas neuropsicológicas para población indígena en Colombia.</w:t>
        </w:r>
      </w:ins>
      <w:commentRangeEnd w:id="65"/>
      <w:r>
        <w:commentReference w:id="65"/>
      </w:r>
    </w:p>
    <w:p w14:paraId="78D7AF80" w14:textId="70D89D7E" w:rsidR="00B80EE0" w:rsidRDefault="00B80EE0">
      <w:pPr>
        <w:spacing w:after="0" w:line="480" w:lineRule="auto"/>
        <w:jc w:val="both"/>
        <w:rPr>
          <w:ins w:id="67" w:author="Andrea   Ramirez Varela" w:date="2020-11-05T13:35:00Z"/>
          <w:rFonts w:ascii="Times New Roman" w:hAnsi="Times New Roman" w:cs="Times New Roman"/>
          <w:sz w:val="24"/>
          <w:szCs w:val="24"/>
          <w:lang w:val="es-ES"/>
        </w:rPr>
        <w:pPrChange w:id="68" w:author="Andrea   Ramirez Varela" w:date="2020-11-05T13:35:00Z">
          <w:pPr>
            <w:spacing w:after="0" w:line="480" w:lineRule="auto"/>
            <w:ind w:firstLine="708"/>
            <w:jc w:val="both"/>
          </w:pPr>
        </w:pPrChange>
      </w:pPr>
      <w:r w:rsidRPr="50919B60">
        <w:rPr>
          <w:rFonts w:ascii="Times New Roman" w:hAnsi="Times New Roman" w:cs="Times New Roman"/>
          <w:sz w:val="24"/>
          <w:szCs w:val="24"/>
          <w:lang w:val="es-ES"/>
        </w:rPr>
        <w:t xml:space="preserve">Finalmente, es indispensable reconocer que la principal limitación del presente estudio tiene que ver con los instrumentos, pues si bien se contaba con validación para población colombiana (Rivera Camacho y Cols., 2018) al tratarse de una comunidad indígena sería preferible contar con instrumentos adaptados para este tipo de poblaciones, no obstante, </w:t>
      </w:r>
      <w:commentRangeStart w:id="69"/>
      <w:r w:rsidRPr="50919B60">
        <w:rPr>
          <w:rFonts w:ascii="Times New Roman" w:hAnsi="Times New Roman" w:cs="Times New Roman"/>
          <w:sz w:val="24"/>
          <w:szCs w:val="24"/>
          <w:lang w:val="es-ES"/>
        </w:rPr>
        <w:t>dentro de la literatura no se consiguen instrumentos en neuropsicología adaptados para poblaciones indígenas, por lo que este estudio es un primer paso para ampliar la frontera en el conocimiento en neuropsicología para este tipo de comunidades</w:t>
      </w:r>
      <w:commentRangeEnd w:id="69"/>
      <w:r>
        <w:commentReference w:id="69"/>
      </w:r>
      <w:r w:rsidRPr="50919B60">
        <w:rPr>
          <w:rFonts w:ascii="Times New Roman" w:hAnsi="Times New Roman" w:cs="Times New Roman"/>
          <w:sz w:val="24"/>
          <w:szCs w:val="24"/>
          <w:lang w:val="es-ES"/>
        </w:rPr>
        <w:t xml:space="preserve">.  </w:t>
      </w:r>
    </w:p>
    <w:p w14:paraId="55247408" w14:textId="54CF542B" w:rsidR="0A6CEBF7" w:rsidRDefault="0A6CEBF7" w:rsidP="0A6CEBF7">
      <w:pPr>
        <w:spacing w:after="0" w:line="480" w:lineRule="auto"/>
        <w:jc w:val="both"/>
        <w:rPr>
          <w:del w:id="70" w:author="Andrea   Ramirez Varela" w:date="2020-11-05T13:36:00Z"/>
          <w:rFonts w:ascii="Times New Roman" w:hAnsi="Times New Roman" w:cs="Times New Roman"/>
          <w:sz w:val="24"/>
          <w:szCs w:val="24"/>
          <w:lang w:val="es-ES"/>
        </w:rPr>
      </w:pPr>
    </w:p>
    <w:p w14:paraId="5E1F6DCF" w14:textId="778EA373" w:rsidR="00136855" w:rsidRDefault="00136855" w:rsidP="00F6206A">
      <w:pPr>
        <w:spacing w:after="0" w:line="48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r>
    </w:p>
    <w:p w14:paraId="1045F87D" w14:textId="77777777" w:rsidR="00702FD4" w:rsidRPr="001057AD" w:rsidRDefault="00702FD4" w:rsidP="00406489">
      <w:pPr>
        <w:spacing w:after="0" w:line="480" w:lineRule="auto"/>
        <w:jc w:val="both"/>
        <w:rPr>
          <w:rFonts w:ascii="Times New Roman" w:hAnsi="Times New Roman" w:cs="Times New Roman"/>
          <w:b/>
          <w:bCs/>
          <w:sz w:val="24"/>
          <w:szCs w:val="24"/>
          <w:lang w:val="es-ES"/>
        </w:rPr>
      </w:pPr>
      <w:r w:rsidRPr="001057AD">
        <w:rPr>
          <w:rFonts w:ascii="Times New Roman" w:hAnsi="Times New Roman" w:cs="Times New Roman"/>
          <w:b/>
          <w:bCs/>
          <w:sz w:val="24"/>
          <w:szCs w:val="24"/>
          <w:lang w:val="es-ES"/>
        </w:rPr>
        <w:t>Fortalezas y limitaciones</w:t>
      </w:r>
    </w:p>
    <w:p w14:paraId="48D29B5C" w14:textId="2CE23865" w:rsidR="00702FD4" w:rsidRPr="001057AD" w:rsidRDefault="00702FD4" w:rsidP="00406489">
      <w:pPr>
        <w:spacing w:after="0" w:line="480" w:lineRule="auto"/>
        <w:ind w:firstLine="708"/>
        <w:jc w:val="both"/>
        <w:rPr>
          <w:del w:id="71" w:author="Andrea   Ramirez Varela" w:date="2020-11-05T13:36:00Z"/>
          <w:rFonts w:ascii="Times New Roman" w:hAnsi="Times New Roman" w:cs="Times New Roman"/>
          <w:sz w:val="24"/>
          <w:szCs w:val="24"/>
          <w:lang w:val="es-ES"/>
        </w:rPr>
      </w:pPr>
      <w:commentRangeStart w:id="72"/>
      <w:r w:rsidRPr="0A6CEBF7">
        <w:rPr>
          <w:rFonts w:ascii="Times New Roman" w:hAnsi="Times New Roman" w:cs="Times New Roman"/>
          <w:sz w:val="24"/>
          <w:szCs w:val="24"/>
          <w:lang w:val="es-ES"/>
        </w:rPr>
        <w:t xml:space="preserve">Una de las principales fortalezas de este estudio fue la recopilación de datos </w:t>
      </w:r>
      <w:r w:rsidR="00BC28F2" w:rsidRPr="0A6CEBF7">
        <w:rPr>
          <w:rFonts w:ascii="Times New Roman" w:hAnsi="Times New Roman" w:cs="Times New Roman"/>
          <w:sz w:val="24"/>
          <w:szCs w:val="24"/>
          <w:lang w:val="es-ES"/>
        </w:rPr>
        <w:t xml:space="preserve">sobre aculturación, aprendizaje y memoria y variables sociodemográficas en un alto porcentaje de </w:t>
      </w:r>
      <w:r w:rsidR="00BC28F2" w:rsidRPr="0A6CEBF7">
        <w:rPr>
          <w:rFonts w:ascii="Times New Roman" w:hAnsi="Times New Roman" w:cs="Times New Roman"/>
          <w:sz w:val="24"/>
          <w:szCs w:val="24"/>
          <w:lang w:val="es-ES"/>
        </w:rPr>
        <w:lastRenderedPageBreak/>
        <w:t>la comunidad estudiada (87%)</w:t>
      </w:r>
      <w:r w:rsidRPr="0A6CEBF7">
        <w:rPr>
          <w:rFonts w:ascii="Times New Roman" w:hAnsi="Times New Roman" w:cs="Times New Roman"/>
          <w:sz w:val="24"/>
          <w:szCs w:val="24"/>
          <w:lang w:val="es-ES"/>
        </w:rPr>
        <w:t xml:space="preserve">. No tenemos conocimiento de ningún estudio anterior que haya </w:t>
      </w:r>
      <w:r w:rsidR="00BC28F2" w:rsidRPr="0A6CEBF7">
        <w:rPr>
          <w:rFonts w:ascii="Times New Roman" w:hAnsi="Times New Roman" w:cs="Times New Roman"/>
          <w:sz w:val="24"/>
          <w:szCs w:val="24"/>
          <w:lang w:val="es-ES"/>
        </w:rPr>
        <w:t xml:space="preserve">evaluado estas variables en una comunidad </w:t>
      </w:r>
      <w:proofErr w:type="spellStart"/>
      <w:r w:rsidR="00BC28F2" w:rsidRPr="0A6CEBF7">
        <w:rPr>
          <w:rFonts w:ascii="Times New Roman" w:hAnsi="Times New Roman" w:cs="Times New Roman"/>
          <w:sz w:val="24"/>
          <w:szCs w:val="24"/>
          <w:lang w:val="es-ES"/>
        </w:rPr>
        <w:t>indígena.</w:t>
      </w:r>
    </w:p>
    <w:p w14:paraId="69991CD6" w14:textId="77777777" w:rsidR="00044E7D" w:rsidRPr="00A83BB2" w:rsidRDefault="00044E7D">
      <w:pPr>
        <w:spacing w:after="0" w:line="480" w:lineRule="auto"/>
        <w:jc w:val="both"/>
        <w:rPr>
          <w:rFonts w:ascii="Times New Roman" w:hAnsi="Times New Roman" w:cs="Times New Roman"/>
          <w:sz w:val="24"/>
          <w:szCs w:val="24"/>
          <w:lang w:val="es-ES"/>
        </w:rPr>
        <w:pPrChange w:id="73" w:author="Andrea   Ramirez Varela" w:date="2020-11-05T13:36:00Z">
          <w:pPr>
            <w:spacing w:after="0" w:line="480" w:lineRule="auto"/>
            <w:ind w:firstLine="708"/>
            <w:jc w:val="both"/>
          </w:pPr>
        </w:pPrChange>
      </w:pPr>
      <w:r w:rsidRPr="0A6CEBF7">
        <w:rPr>
          <w:rFonts w:ascii="Times New Roman" w:hAnsi="Times New Roman" w:cs="Times New Roman"/>
          <w:sz w:val="24"/>
          <w:szCs w:val="24"/>
          <w:lang w:val="es-ES"/>
        </w:rPr>
        <w:t>Este</w:t>
      </w:r>
      <w:proofErr w:type="spellEnd"/>
      <w:r w:rsidRPr="0A6CEBF7">
        <w:rPr>
          <w:rFonts w:ascii="Times New Roman" w:hAnsi="Times New Roman" w:cs="Times New Roman"/>
          <w:sz w:val="24"/>
          <w:szCs w:val="24"/>
          <w:lang w:val="es-ES"/>
        </w:rPr>
        <w:t xml:space="preserve"> estudio no solamente generó resultados en dominios como el aprendizaje y la memoria, también midió variables muy estudiadas desde la neuropsicología como lo son el lenguaje, la atención y las funciones ejecutivas, además de brindar puntuaciones para la validación de instrumentos de medición neuropsicológico en este tipo de comunidades.</w:t>
      </w:r>
    </w:p>
    <w:p w14:paraId="2D97F1CE" w14:textId="01641D8D" w:rsidR="00702FD4" w:rsidRPr="00A83BB2" w:rsidRDefault="00FB13FB">
      <w:pPr>
        <w:spacing w:after="0" w:line="480" w:lineRule="auto"/>
        <w:jc w:val="both"/>
        <w:rPr>
          <w:rFonts w:ascii="Times New Roman" w:hAnsi="Times New Roman" w:cs="Times New Roman"/>
          <w:sz w:val="24"/>
          <w:szCs w:val="24"/>
          <w:lang w:val="es-ES"/>
        </w:rPr>
        <w:pPrChange w:id="74" w:author="Andrea   Ramirez Varela" w:date="2020-11-05T13:36:00Z">
          <w:pPr>
            <w:spacing w:after="0" w:line="480" w:lineRule="auto"/>
            <w:ind w:firstLine="708"/>
            <w:jc w:val="both"/>
          </w:pPr>
        </w:pPrChange>
      </w:pPr>
      <w:r w:rsidRPr="0A6CEBF7">
        <w:rPr>
          <w:rFonts w:ascii="Times New Roman" w:hAnsi="Times New Roman" w:cs="Times New Roman"/>
          <w:sz w:val="24"/>
          <w:szCs w:val="24"/>
          <w:lang w:val="es-ES"/>
        </w:rPr>
        <w:t>Otra limitación fue que e</w:t>
      </w:r>
      <w:r w:rsidR="00E01AB9" w:rsidRPr="0A6CEBF7">
        <w:rPr>
          <w:rFonts w:ascii="Times New Roman" w:hAnsi="Times New Roman" w:cs="Times New Roman"/>
          <w:sz w:val="24"/>
          <w:szCs w:val="24"/>
          <w:lang w:val="es-ES"/>
        </w:rPr>
        <w:t>l tamaño de la muestra fue muy reducido, pues se trabajó con 88 personas, que fue el número máximo de personas dentro de la comunidad a las que se les pudo administrar los instrumentos</w:t>
      </w:r>
      <w:commentRangeStart w:id="75"/>
      <w:r w:rsidR="00E01AB9" w:rsidRPr="0A6CEBF7">
        <w:rPr>
          <w:rFonts w:ascii="Times New Roman" w:hAnsi="Times New Roman" w:cs="Times New Roman"/>
          <w:sz w:val="24"/>
          <w:szCs w:val="24"/>
          <w:lang w:val="es-ES"/>
        </w:rPr>
        <w:t>.</w:t>
      </w:r>
      <w:commentRangeEnd w:id="75"/>
      <w:r>
        <w:commentReference w:id="75"/>
      </w:r>
      <w:commentRangeEnd w:id="72"/>
      <w:r>
        <w:commentReference w:id="72"/>
      </w:r>
    </w:p>
    <w:p w14:paraId="5CA493DC" w14:textId="77777777" w:rsidR="00F6206A" w:rsidRDefault="00F6206A" w:rsidP="00406489">
      <w:pPr>
        <w:spacing w:after="0" w:line="480" w:lineRule="auto"/>
        <w:jc w:val="both"/>
        <w:rPr>
          <w:rFonts w:ascii="Times New Roman" w:hAnsi="Times New Roman" w:cs="Times New Roman"/>
          <w:b/>
          <w:bCs/>
          <w:sz w:val="24"/>
          <w:szCs w:val="24"/>
          <w:lang w:val="es-ES"/>
        </w:rPr>
      </w:pPr>
    </w:p>
    <w:p w14:paraId="2995F066" w14:textId="6F0C52D5" w:rsidR="00FE01EC" w:rsidRDefault="007629C4" w:rsidP="00406489">
      <w:pPr>
        <w:spacing w:after="0" w:line="480" w:lineRule="auto"/>
        <w:jc w:val="both"/>
        <w:rPr>
          <w:ins w:id="76" w:author="Andrea   Ramirez Varela" w:date="2020-11-05T13:36:00Z"/>
          <w:rFonts w:ascii="Times New Roman" w:hAnsi="Times New Roman" w:cs="Times New Roman"/>
          <w:b/>
          <w:bCs/>
          <w:sz w:val="24"/>
          <w:szCs w:val="24"/>
          <w:lang w:val="es-ES"/>
        </w:rPr>
      </w:pPr>
      <w:r w:rsidRPr="0A6CEBF7">
        <w:rPr>
          <w:rFonts w:ascii="Times New Roman" w:hAnsi="Times New Roman" w:cs="Times New Roman"/>
          <w:b/>
          <w:bCs/>
          <w:sz w:val="24"/>
          <w:szCs w:val="24"/>
          <w:lang w:val="es-ES"/>
        </w:rPr>
        <w:t>Conclusiones</w:t>
      </w:r>
    </w:p>
    <w:p w14:paraId="375BB161" w14:textId="16B95013" w:rsidR="5827AC47" w:rsidRDefault="5827AC47" w:rsidP="0A6CEBF7">
      <w:pPr>
        <w:spacing w:after="0" w:line="480" w:lineRule="auto"/>
        <w:jc w:val="both"/>
        <w:rPr>
          <w:rFonts w:ascii="Times New Roman" w:hAnsi="Times New Roman" w:cs="Times New Roman"/>
          <w:sz w:val="24"/>
          <w:szCs w:val="24"/>
          <w:lang w:val="es-ES"/>
        </w:rPr>
      </w:pPr>
      <w:ins w:id="77" w:author="Andrea   Ramirez Varela" w:date="2020-11-05T13:36:00Z">
        <w:r w:rsidRPr="0A6CEBF7">
          <w:rPr>
            <w:rFonts w:ascii="Times New Roman" w:hAnsi="Times New Roman" w:cs="Times New Roman"/>
            <w:sz w:val="24"/>
            <w:szCs w:val="24"/>
            <w:lang w:val="es-ES"/>
          </w:rPr>
          <w:t xml:space="preserve">CONCLUSIONES: </w:t>
        </w:r>
        <w:proofErr w:type="gramStart"/>
        <w:r w:rsidRPr="0A6CEBF7">
          <w:rPr>
            <w:rFonts w:ascii="Times New Roman" w:hAnsi="Times New Roman" w:cs="Times New Roman"/>
            <w:sz w:val="24"/>
            <w:szCs w:val="24"/>
            <w:lang w:val="es-ES"/>
          </w:rPr>
          <w:t>QUE APRENDIMOS DE ESTE ESTUDIO????</w:t>
        </w:r>
      </w:ins>
      <w:proofErr w:type="gramEnd"/>
    </w:p>
    <w:p w14:paraId="2DDA5ACA" w14:textId="35AD9C58" w:rsidR="007629C4" w:rsidRDefault="007629C4" w:rsidP="007629C4">
      <w:pPr>
        <w:spacing w:after="0" w:line="480" w:lineRule="auto"/>
        <w:ind w:firstLine="708"/>
        <w:jc w:val="both"/>
        <w:rPr>
          <w:rFonts w:ascii="Times New Roman" w:hAnsi="Times New Roman" w:cs="Times New Roman"/>
          <w:sz w:val="24"/>
          <w:szCs w:val="24"/>
          <w:lang w:val="es-ES"/>
        </w:rPr>
      </w:pPr>
      <w:commentRangeStart w:id="78"/>
      <w:r w:rsidRPr="0A6CEBF7">
        <w:rPr>
          <w:rFonts w:ascii="Times New Roman" w:hAnsi="Times New Roman" w:cs="Times New Roman"/>
          <w:sz w:val="24"/>
          <w:szCs w:val="24"/>
          <w:lang w:val="es-ES"/>
        </w:rPr>
        <w:t xml:space="preserve">El rendimiento neuropsicológico en aprendizaje y memoria y la aculturación en una población de adultos con edades entre 18 y 80 años de la etnia Embera en el sur de Colombia en el año 2020, </w:t>
      </w:r>
      <w:proofErr w:type="spellStart"/>
      <w:r w:rsidRPr="0A6CEBF7">
        <w:rPr>
          <w:rFonts w:ascii="Times New Roman" w:hAnsi="Times New Roman" w:cs="Times New Roman"/>
          <w:sz w:val="24"/>
          <w:szCs w:val="24"/>
          <w:lang w:val="es-ES"/>
        </w:rPr>
        <w:t>esta</w:t>
      </w:r>
      <w:proofErr w:type="spellEnd"/>
      <w:del w:id="79" w:author="Andrea   Ramirez Varela" w:date="2020-11-05T13:37:00Z">
        <w:r w:rsidRPr="0A6CEBF7" w:rsidDel="007629C4">
          <w:rPr>
            <w:rFonts w:ascii="Times New Roman" w:hAnsi="Times New Roman" w:cs="Times New Roman"/>
            <w:sz w:val="24"/>
            <w:szCs w:val="24"/>
            <w:lang w:val="es-ES"/>
          </w:rPr>
          <w:delText xml:space="preserve"> mediada</w:delText>
        </w:r>
      </w:del>
      <w:r w:rsidRPr="0A6CEBF7">
        <w:rPr>
          <w:rFonts w:ascii="Times New Roman" w:hAnsi="Times New Roman" w:cs="Times New Roman"/>
          <w:sz w:val="24"/>
          <w:szCs w:val="24"/>
          <w:lang w:val="es-ES"/>
        </w:rPr>
        <w:t xml:space="preserve"> </w:t>
      </w:r>
      <w:ins w:id="80" w:author="Andrea   Ramirez Varela" w:date="2020-11-05T13:37:00Z">
        <w:r w:rsidR="7446567F" w:rsidRPr="0A6CEBF7">
          <w:rPr>
            <w:rFonts w:ascii="Times New Roman" w:hAnsi="Times New Roman" w:cs="Times New Roman"/>
            <w:sz w:val="24"/>
            <w:szCs w:val="24"/>
            <w:lang w:val="es-ES"/>
          </w:rPr>
          <w:t xml:space="preserve">RELACIONADA CON </w:t>
        </w:r>
      </w:ins>
      <w:del w:id="81" w:author="Andrea   Ramirez Varela" w:date="2020-11-05T13:37:00Z">
        <w:r w:rsidRPr="0A6CEBF7" w:rsidDel="007629C4">
          <w:rPr>
            <w:rFonts w:ascii="Times New Roman" w:hAnsi="Times New Roman" w:cs="Times New Roman"/>
            <w:sz w:val="24"/>
            <w:szCs w:val="24"/>
            <w:lang w:val="es-ES"/>
          </w:rPr>
          <w:delText>por</w:delText>
        </w:r>
      </w:del>
      <w:r w:rsidRPr="0A6CEBF7">
        <w:rPr>
          <w:rFonts w:ascii="Times New Roman" w:hAnsi="Times New Roman" w:cs="Times New Roman"/>
          <w:sz w:val="24"/>
          <w:szCs w:val="24"/>
          <w:lang w:val="es-ES"/>
        </w:rPr>
        <w:t xml:space="preserve"> variables </w:t>
      </w:r>
      <w:commentRangeStart w:id="82"/>
      <w:r w:rsidRPr="0A6CEBF7">
        <w:rPr>
          <w:rFonts w:ascii="Times New Roman" w:hAnsi="Times New Roman" w:cs="Times New Roman"/>
          <w:sz w:val="24"/>
          <w:szCs w:val="24"/>
          <w:lang w:val="es-ES"/>
        </w:rPr>
        <w:t>socioeconómicas</w:t>
      </w:r>
      <w:commentRangeEnd w:id="82"/>
      <w:r>
        <w:commentReference w:id="82"/>
      </w:r>
      <w:r w:rsidRPr="0A6CEBF7">
        <w:rPr>
          <w:rFonts w:ascii="Times New Roman" w:hAnsi="Times New Roman" w:cs="Times New Roman"/>
          <w:sz w:val="24"/>
          <w:szCs w:val="24"/>
          <w:lang w:val="es-ES"/>
        </w:rPr>
        <w:t xml:space="preserve"> como la edad, la escolaridad y los trabajos por fuera de la comunidad.</w:t>
      </w:r>
      <w:commentRangeEnd w:id="78"/>
      <w:r>
        <w:commentReference w:id="78"/>
      </w:r>
    </w:p>
    <w:p w14:paraId="154FEBEC" w14:textId="60B11618" w:rsidR="007629C4" w:rsidRPr="007629C4" w:rsidRDefault="007629C4" w:rsidP="007629C4">
      <w:pPr>
        <w:spacing w:after="0" w:line="480" w:lineRule="auto"/>
        <w:ind w:firstLine="708"/>
        <w:jc w:val="both"/>
        <w:rPr>
          <w:del w:id="83" w:author="Andrea   Ramirez Varela" w:date="2020-11-05T13:37:00Z"/>
          <w:rFonts w:ascii="Times New Roman" w:hAnsi="Times New Roman" w:cs="Times New Roman"/>
          <w:sz w:val="24"/>
          <w:szCs w:val="24"/>
          <w:lang w:val="es-ES"/>
        </w:rPr>
      </w:pPr>
      <w:del w:id="84" w:author="Andrea   Ramirez Varela" w:date="2020-11-05T13:37:00Z">
        <w:r w:rsidRPr="0A6CEBF7" w:rsidDel="007629C4">
          <w:rPr>
            <w:rFonts w:ascii="Times New Roman" w:hAnsi="Times New Roman" w:cs="Times New Roman"/>
            <w:sz w:val="24"/>
            <w:szCs w:val="24"/>
            <w:lang w:val="es-ES"/>
          </w:rPr>
          <w:delText xml:space="preserve">Aquellas personas que presentaban mayores puntajes en el test de aculturación, tendieron a obtener mejores resultados en los puntajes directos de cada uno de los test neuropsicológicos administrados en la comunidad Embera, </w:delText>
        </w:r>
        <w:commentRangeStart w:id="85"/>
        <w:r w:rsidRPr="0A6CEBF7" w:rsidDel="007629C4">
          <w:rPr>
            <w:rFonts w:ascii="Times New Roman" w:hAnsi="Times New Roman" w:cs="Times New Roman"/>
            <w:sz w:val="24"/>
            <w:szCs w:val="24"/>
            <w:lang w:val="es-ES"/>
          </w:rPr>
          <w:delText xml:space="preserve">por lo que se concluye que </w:delText>
        </w:r>
        <w:r w:rsidRPr="0A6CEBF7" w:rsidDel="007629C4">
          <w:rPr>
            <w:rFonts w:ascii="Times New Roman" w:hAnsi="Times New Roman" w:cs="Times New Roman"/>
            <w:sz w:val="24"/>
            <w:szCs w:val="24"/>
            <w:highlight w:val="yellow"/>
            <w:lang w:val="es-ES"/>
          </w:rPr>
          <w:delText>si</w:delText>
        </w:r>
        <w:r w:rsidRPr="0A6CEBF7" w:rsidDel="007629C4">
          <w:rPr>
            <w:rFonts w:ascii="Times New Roman" w:hAnsi="Times New Roman" w:cs="Times New Roman"/>
            <w:sz w:val="24"/>
            <w:szCs w:val="24"/>
            <w:lang w:val="es-ES"/>
          </w:rPr>
          <w:delText xml:space="preserve"> existen diferencias en el rendimiento de las pruebas neuropsicológicas entre aquellos miembros de la población Embera de acuerdo con el nivel de aculturación teniendo en cuenta variables socioeconómicas y sociodemográficas de la población de estudio.</w:delText>
        </w:r>
      </w:del>
      <w:commentRangeEnd w:id="85"/>
      <w:r>
        <w:commentReference w:id="85"/>
      </w:r>
    </w:p>
    <w:p w14:paraId="2ED11EFB" w14:textId="77777777" w:rsidR="007629C4" w:rsidRPr="00472A38" w:rsidRDefault="007629C4" w:rsidP="00406489">
      <w:pPr>
        <w:spacing w:after="0" w:line="480" w:lineRule="auto"/>
        <w:jc w:val="both"/>
        <w:rPr>
          <w:rFonts w:ascii="Times New Roman" w:hAnsi="Times New Roman" w:cs="Times New Roman"/>
          <w:b/>
          <w:bCs/>
          <w:sz w:val="24"/>
          <w:szCs w:val="24"/>
          <w:lang w:val="es-ES"/>
        </w:rPr>
      </w:pPr>
    </w:p>
    <w:p w14:paraId="7A6EA4E7" w14:textId="43CD9387" w:rsidR="00024AD2" w:rsidRPr="00472A38" w:rsidRDefault="00024AD2" w:rsidP="00406489">
      <w:pPr>
        <w:spacing w:after="0" w:line="480" w:lineRule="auto"/>
        <w:jc w:val="both"/>
        <w:rPr>
          <w:rFonts w:ascii="Times New Roman" w:hAnsi="Times New Roman" w:cs="Times New Roman"/>
          <w:sz w:val="24"/>
          <w:szCs w:val="24"/>
          <w:lang w:val="es-ES"/>
        </w:rPr>
      </w:pPr>
    </w:p>
    <w:p w14:paraId="55454700" w14:textId="77777777" w:rsidR="00024AD2" w:rsidRPr="00472A38" w:rsidRDefault="00024AD2" w:rsidP="00406489">
      <w:pPr>
        <w:spacing w:after="0" w:line="480" w:lineRule="auto"/>
        <w:jc w:val="both"/>
        <w:rPr>
          <w:rFonts w:ascii="Times New Roman" w:hAnsi="Times New Roman" w:cs="Times New Roman"/>
          <w:sz w:val="24"/>
          <w:szCs w:val="24"/>
          <w:lang w:val="es-ES"/>
        </w:rPr>
      </w:pPr>
    </w:p>
    <w:p w14:paraId="746D02EE" w14:textId="77777777" w:rsidR="00FE01EC" w:rsidRPr="00472A38" w:rsidRDefault="00FE01EC" w:rsidP="00406489">
      <w:pPr>
        <w:spacing w:after="0" w:line="480" w:lineRule="auto"/>
        <w:jc w:val="both"/>
        <w:rPr>
          <w:rFonts w:ascii="Times New Roman" w:hAnsi="Times New Roman" w:cs="Times New Roman"/>
          <w:sz w:val="24"/>
          <w:szCs w:val="24"/>
          <w:lang w:val="es-ES"/>
        </w:rPr>
      </w:pPr>
    </w:p>
    <w:p w14:paraId="065B66D5" w14:textId="7B84A9EE" w:rsidR="00C710AA" w:rsidRPr="00472A38" w:rsidRDefault="00C710AA" w:rsidP="00406489">
      <w:pPr>
        <w:spacing w:after="0" w:line="480" w:lineRule="auto"/>
        <w:jc w:val="both"/>
        <w:rPr>
          <w:rFonts w:ascii="Times New Roman" w:hAnsi="Times New Roman" w:cs="Times New Roman"/>
          <w:sz w:val="24"/>
          <w:szCs w:val="24"/>
          <w:lang w:val="es-ES"/>
        </w:rPr>
      </w:pPr>
    </w:p>
    <w:p w14:paraId="39AAC710" w14:textId="77777777" w:rsidR="00024AD2" w:rsidRPr="00472A38" w:rsidRDefault="00024AD2" w:rsidP="00406489">
      <w:pPr>
        <w:jc w:val="both"/>
        <w:rPr>
          <w:rFonts w:ascii="Times New Roman" w:hAnsi="Times New Roman" w:cs="Times New Roman"/>
          <w:b/>
          <w:bCs/>
          <w:lang w:val="es-ES"/>
        </w:rPr>
      </w:pPr>
      <w:r w:rsidRPr="00472A38">
        <w:rPr>
          <w:rFonts w:ascii="Times New Roman" w:hAnsi="Times New Roman" w:cs="Times New Roman"/>
          <w:b/>
          <w:bCs/>
          <w:lang w:val="es-ES"/>
        </w:rPr>
        <w:br w:type="page"/>
      </w:r>
    </w:p>
    <w:p w14:paraId="2B780447" w14:textId="525C4AB4" w:rsidR="00C710AA" w:rsidRPr="00472A38" w:rsidRDefault="00EF601F" w:rsidP="00406489">
      <w:pPr>
        <w:spacing w:line="360" w:lineRule="auto"/>
        <w:jc w:val="both"/>
        <w:rPr>
          <w:rFonts w:ascii="Times New Roman" w:hAnsi="Times New Roman" w:cs="Times New Roman"/>
          <w:b/>
          <w:bCs/>
          <w:lang w:val="es-ES"/>
        </w:rPr>
      </w:pPr>
      <w:r w:rsidRPr="00472A38">
        <w:rPr>
          <w:rFonts w:ascii="Times New Roman" w:hAnsi="Times New Roman" w:cs="Times New Roman"/>
          <w:b/>
          <w:bCs/>
          <w:lang w:val="es-ES"/>
        </w:rPr>
        <w:lastRenderedPageBreak/>
        <w:t>REFERENCIAS</w:t>
      </w:r>
    </w:p>
    <w:p w14:paraId="7F86DDBE" w14:textId="73F5B795" w:rsidR="00EF601F" w:rsidRPr="00472A38" w:rsidRDefault="00EF601F" w:rsidP="00406489">
      <w:pPr>
        <w:spacing w:line="360" w:lineRule="auto"/>
        <w:jc w:val="both"/>
        <w:rPr>
          <w:rFonts w:ascii="Times New Roman" w:hAnsi="Times New Roman" w:cs="Times New Roman"/>
          <w:lang w:val="es-ES"/>
        </w:rPr>
      </w:pPr>
    </w:p>
    <w:p w14:paraId="326901E3" w14:textId="77777777" w:rsidR="00EF601F" w:rsidRPr="00893AB3" w:rsidRDefault="00EF601F" w:rsidP="00406489">
      <w:pPr>
        <w:shd w:val="clear" w:color="auto" w:fill="FFFFFF"/>
        <w:spacing w:after="0" w:line="480" w:lineRule="auto"/>
        <w:ind w:left="706" w:hanging="706"/>
        <w:jc w:val="both"/>
        <w:rPr>
          <w:rFonts w:ascii="Times New Roman" w:hAnsi="Times New Roman" w:cs="Times New Roman"/>
          <w:szCs w:val="24"/>
          <w:lang w:val="es-ES"/>
        </w:rPr>
      </w:pPr>
      <w:r w:rsidRPr="00472A38">
        <w:rPr>
          <w:rFonts w:ascii="Times New Roman" w:hAnsi="Times New Roman" w:cs="Times New Roman"/>
          <w:szCs w:val="24"/>
          <w:shd w:val="clear" w:color="auto" w:fill="FFFFFF"/>
          <w:lang w:val="es-ES"/>
        </w:rPr>
        <w:t>Aiken, L. S., West, S. G., &amp; Reno, R. R. (1991). </w:t>
      </w:r>
      <w:proofErr w:type="spellStart"/>
      <w:r w:rsidRPr="00472A38">
        <w:rPr>
          <w:rFonts w:ascii="Times New Roman" w:hAnsi="Times New Roman" w:cs="Times New Roman"/>
          <w:i/>
          <w:iCs/>
          <w:szCs w:val="24"/>
          <w:shd w:val="clear" w:color="auto" w:fill="FFFFFF"/>
          <w:lang w:val="es-ES"/>
        </w:rPr>
        <w:t>Multiple</w:t>
      </w:r>
      <w:proofErr w:type="spellEnd"/>
      <w:r w:rsidRPr="00472A38">
        <w:rPr>
          <w:rFonts w:ascii="Times New Roman" w:hAnsi="Times New Roman" w:cs="Times New Roman"/>
          <w:i/>
          <w:iCs/>
          <w:szCs w:val="24"/>
          <w:shd w:val="clear" w:color="auto" w:fill="FFFFFF"/>
          <w:lang w:val="es-ES"/>
        </w:rPr>
        <w:t xml:space="preserve"> </w:t>
      </w:r>
      <w:proofErr w:type="spellStart"/>
      <w:r w:rsidRPr="00472A38">
        <w:rPr>
          <w:rFonts w:ascii="Times New Roman" w:hAnsi="Times New Roman" w:cs="Times New Roman"/>
          <w:i/>
          <w:iCs/>
          <w:szCs w:val="24"/>
          <w:shd w:val="clear" w:color="auto" w:fill="FFFFFF"/>
          <w:lang w:val="es-ES"/>
        </w:rPr>
        <w:t>regression</w:t>
      </w:r>
      <w:proofErr w:type="spellEnd"/>
      <w:r w:rsidRPr="00472A38">
        <w:rPr>
          <w:rFonts w:ascii="Times New Roman" w:hAnsi="Times New Roman" w:cs="Times New Roman"/>
          <w:i/>
          <w:iCs/>
          <w:szCs w:val="24"/>
          <w:shd w:val="clear" w:color="auto" w:fill="FFFFFF"/>
          <w:lang w:val="es-ES"/>
        </w:rPr>
        <w:t xml:space="preserve">: </w:t>
      </w:r>
      <w:proofErr w:type="spellStart"/>
      <w:r w:rsidRPr="00472A38">
        <w:rPr>
          <w:rFonts w:ascii="Times New Roman" w:hAnsi="Times New Roman" w:cs="Times New Roman"/>
          <w:i/>
          <w:iCs/>
          <w:szCs w:val="24"/>
          <w:shd w:val="clear" w:color="auto" w:fill="FFFFFF"/>
          <w:lang w:val="es-ES"/>
        </w:rPr>
        <w:t>Testing</w:t>
      </w:r>
      <w:proofErr w:type="spellEnd"/>
      <w:r w:rsidRPr="00472A38">
        <w:rPr>
          <w:rFonts w:ascii="Times New Roman" w:hAnsi="Times New Roman" w:cs="Times New Roman"/>
          <w:i/>
          <w:iCs/>
          <w:szCs w:val="24"/>
          <w:shd w:val="clear" w:color="auto" w:fill="FFFFFF"/>
          <w:lang w:val="es-ES"/>
        </w:rPr>
        <w:t xml:space="preserve"> and </w:t>
      </w:r>
      <w:proofErr w:type="spellStart"/>
      <w:r w:rsidRPr="00472A38">
        <w:rPr>
          <w:rFonts w:ascii="Times New Roman" w:hAnsi="Times New Roman" w:cs="Times New Roman"/>
          <w:i/>
          <w:iCs/>
          <w:szCs w:val="24"/>
          <w:shd w:val="clear" w:color="auto" w:fill="FFFFFF"/>
          <w:lang w:val="es-ES"/>
        </w:rPr>
        <w:t>interpreting</w:t>
      </w:r>
      <w:proofErr w:type="spellEnd"/>
      <w:r w:rsidRPr="00472A38">
        <w:rPr>
          <w:rFonts w:ascii="Times New Roman" w:hAnsi="Times New Roman" w:cs="Times New Roman"/>
          <w:i/>
          <w:iCs/>
          <w:szCs w:val="24"/>
          <w:shd w:val="clear" w:color="auto" w:fill="FFFFFF"/>
          <w:lang w:val="es-ES"/>
        </w:rPr>
        <w:t xml:space="preserve"> </w:t>
      </w:r>
      <w:proofErr w:type="spellStart"/>
      <w:r w:rsidRPr="00472A38">
        <w:rPr>
          <w:rFonts w:ascii="Times New Roman" w:hAnsi="Times New Roman" w:cs="Times New Roman"/>
          <w:i/>
          <w:iCs/>
          <w:szCs w:val="24"/>
          <w:shd w:val="clear" w:color="auto" w:fill="FFFFFF"/>
          <w:lang w:val="es-ES"/>
        </w:rPr>
        <w:t>interactions</w:t>
      </w:r>
      <w:proofErr w:type="spellEnd"/>
      <w:r w:rsidRPr="00472A38">
        <w:rPr>
          <w:rFonts w:ascii="Times New Roman" w:hAnsi="Times New Roman" w:cs="Times New Roman"/>
          <w:szCs w:val="24"/>
          <w:shd w:val="clear" w:color="auto" w:fill="FFFFFF"/>
          <w:lang w:val="es-ES"/>
        </w:rPr>
        <w:t xml:space="preserve">. </w:t>
      </w:r>
      <w:r w:rsidRPr="00893AB3">
        <w:rPr>
          <w:rFonts w:ascii="Times New Roman" w:hAnsi="Times New Roman" w:cs="Times New Roman"/>
          <w:szCs w:val="24"/>
          <w:shd w:val="clear" w:color="auto" w:fill="FFFFFF"/>
          <w:lang w:val="es-ES"/>
        </w:rPr>
        <w:t xml:space="preserve">Sage </w:t>
      </w:r>
      <w:proofErr w:type="spellStart"/>
      <w:r w:rsidRPr="00893AB3">
        <w:rPr>
          <w:rFonts w:ascii="Times New Roman" w:hAnsi="Times New Roman" w:cs="Times New Roman"/>
          <w:szCs w:val="24"/>
          <w:shd w:val="clear" w:color="auto" w:fill="FFFFFF"/>
          <w:lang w:val="es-ES"/>
        </w:rPr>
        <w:t>Publications</w:t>
      </w:r>
      <w:proofErr w:type="spellEnd"/>
      <w:r w:rsidRPr="00893AB3">
        <w:rPr>
          <w:rFonts w:ascii="Times New Roman" w:hAnsi="Times New Roman" w:cs="Times New Roman"/>
          <w:szCs w:val="24"/>
          <w:lang w:val="es-ES"/>
        </w:rPr>
        <w:t xml:space="preserve"> </w:t>
      </w:r>
    </w:p>
    <w:p w14:paraId="017A23B5" w14:textId="77777777" w:rsidR="00EF601F" w:rsidRPr="00893AB3" w:rsidRDefault="00EF601F" w:rsidP="00406489">
      <w:pPr>
        <w:spacing w:after="0" w:line="480" w:lineRule="auto"/>
        <w:ind w:left="706" w:hanging="706"/>
        <w:jc w:val="both"/>
        <w:rPr>
          <w:rFonts w:ascii="Times New Roman" w:hAnsi="Times New Roman" w:cs="Times New Roman"/>
          <w:szCs w:val="24"/>
          <w:lang w:val="es-ES"/>
        </w:rPr>
      </w:pPr>
      <w:r w:rsidRPr="00893AB3">
        <w:rPr>
          <w:rFonts w:ascii="Times New Roman" w:hAnsi="Times New Roman" w:cs="Times New Roman"/>
          <w:szCs w:val="24"/>
          <w:shd w:val="clear" w:color="auto" w:fill="FFFFFF"/>
          <w:lang w:val="es-ES"/>
        </w:rPr>
        <w:t xml:space="preserve">Arango-Lasprilla, J. C., &amp; Rivera, D. (2015). </w:t>
      </w:r>
      <w:r w:rsidRPr="00893AB3">
        <w:rPr>
          <w:rFonts w:ascii="Times New Roman" w:hAnsi="Times New Roman" w:cs="Times New Roman"/>
          <w:i/>
          <w:szCs w:val="24"/>
          <w:shd w:val="clear" w:color="auto" w:fill="FFFFFF"/>
          <w:lang w:val="es-ES"/>
        </w:rPr>
        <w:t xml:space="preserve">Neuropsicología en Colombia: Datos normativos, estado actual y retos a futuro. </w:t>
      </w:r>
      <w:r w:rsidRPr="00893AB3">
        <w:rPr>
          <w:rFonts w:ascii="Times New Roman" w:hAnsi="Times New Roman" w:cs="Times New Roman"/>
          <w:szCs w:val="24"/>
          <w:shd w:val="clear" w:color="auto" w:fill="FFFFFF"/>
          <w:lang w:val="es-ES"/>
        </w:rPr>
        <w:t>Manizales.</w:t>
      </w:r>
      <w:r w:rsidRPr="00893AB3">
        <w:rPr>
          <w:rStyle w:val="apple-converted-space"/>
          <w:rFonts w:ascii="Times New Roman" w:hAnsi="Times New Roman"/>
          <w:szCs w:val="24"/>
          <w:shd w:val="clear" w:color="auto" w:fill="FFFFFF"/>
          <w:lang w:val="es-ES"/>
        </w:rPr>
        <w:t> </w:t>
      </w:r>
      <w:r w:rsidRPr="00893AB3">
        <w:rPr>
          <w:rFonts w:ascii="Times New Roman" w:hAnsi="Times New Roman" w:cs="Times New Roman"/>
          <w:iCs/>
          <w:szCs w:val="24"/>
          <w:shd w:val="clear" w:color="auto" w:fill="FFFFFF"/>
          <w:lang w:val="es-ES"/>
        </w:rPr>
        <w:t>Colombia Editorial Universidad Autónoma de Manizales.</w:t>
      </w:r>
    </w:p>
    <w:p w14:paraId="45B879BF" w14:textId="77777777" w:rsidR="00EF601F" w:rsidRPr="00893AB3" w:rsidRDefault="00EF601F" w:rsidP="00406489">
      <w:pPr>
        <w:spacing w:after="0" w:line="480" w:lineRule="auto"/>
        <w:ind w:left="706" w:hanging="706"/>
        <w:jc w:val="both"/>
        <w:rPr>
          <w:rFonts w:ascii="Times New Roman" w:hAnsi="Times New Roman" w:cs="Times New Roman"/>
          <w:szCs w:val="24"/>
          <w:shd w:val="clear" w:color="auto" w:fill="FFFFFF"/>
          <w:lang w:val="es-ES"/>
        </w:rPr>
      </w:pPr>
      <w:r w:rsidRPr="00893AB3">
        <w:rPr>
          <w:rFonts w:ascii="Times New Roman" w:hAnsi="Times New Roman" w:cs="Times New Roman"/>
          <w:szCs w:val="24"/>
          <w:shd w:val="clear" w:color="auto" w:fill="FFFFFF"/>
          <w:lang w:val="es-ES"/>
        </w:rPr>
        <w:t xml:space="preserve">Arango-Lasprilla, J. C., Quijano, M. C., Aponte, M., Cuervo, M. T., Nicholls, E., Rogers, H. L., &amp; </w:t>
      </w:r>
      <w:proofErr w:type="spellStart"/>
      <w:r w:rsidRPr="00893AB3">
        <w:rPr>
          <w:rFonts w:ascii="Times New Roman" w:hAnsi="Times New Roman" w:cs="Times New Roman"/>
          <w:szCs w:val="24"/>
          <w:shd w:val="clear" w:color="auto" w:fill="FFFFFF"/>
          <w:lang w:val="es-ES"/>
        </w:rPr>
        <w:t>Kreutzer</w:t>
      </w:r>
      <w:proofErr w:type="spellEnd"/>
      <w:r w:rsidRPr="00893AB3">
        <w:rPr>
          <w:rFonts w:ascii="Times New Roman" w:hAnsi="Times New Roman" w:cs="Times New Roman"/>
          <w:szCs w:val="24"/>
          <w:shd w:val="clear" w:color="auto" w:fill="FFFFFF"/>
          <w:lang w:val="es-ES"/>
        </w:rPr>
        <w:t xml:space="preserve">, J. (2010). </w:t>
      </w:r>
      <w:proofErr w:type="spellStart"/>
      <w:r w:rsidRPr="00893AB3">
        <w:rPr>
          <w:rFonts w:ascii="Times New Roman" w:hAnsi="Times New Roman" w:cs="Times New Roman"/>
          <w:szCs w:val="24"/>
          <w:shd w:val="clear" w:color="auto" w:fill="FFFFFF"/>
          <w:lang w:val="es-ES"/>
        </w:rPr>
        <w:t>Family</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needs</w:t>
      </w:r>
      <w:proofErr w:type="spellEnd"/>
      <w:r w:rsidRPr="00893AB3">
        <w:rPr>
          <w:rFonts w:ascii="Times New Roman" w:hAnsi="Times New Roman" w:cs="Times New Roman"/>
          <w:szCs w:val="24"/>
          <w:shd w:val="clear" w:color="auto" w:fill="FFFFFF"/>
          <w:lang w:val="es-ES"/>
        </w:rPr>
        <w:t xml:space="preserve"> in </w:t>
      </w:r>
      <w:proofErr w:type="spellStart"/>
      <w:r w:rsidRPr="00893AB3">
        <w:rPr>
          <w:rFonts w:ascii="Times New Roman" w:hAnsi="Times New Roman" w:cs="Times New Roman"/>
          <w:szCs w:val="24"/>
          <w:shd w:val="clear" w:color="auto" w:fill="FFFFFF"/>
          <w:lang w:val="es-ES"/>
        </w:rPr>
        <w:t>caregivers</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of</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individuals</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with</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traumatic</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brain</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injury</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from</w:t>
      </w:r>
      <w:proofErr w:type="spellEnd"/>
      <w:r w:rsidRPr="00893AB3">
        <w:rPr>
          <w:rFonts w:ascii="Times New Roman" w:hAnsi="Times New Roman" w:cs="Times New Roman"/>
          <w:szCs w:val="24"/>
          <w:shd w:val="clear" w:color="auto" w:fill="FFFFFF"/>
          <w:lang w:val="es-ES"/>
        </w:rPr>
        <w:t xml:space="preserve"> Colombia, South </w:t>
      </w:r>
      <w:proofErr w:type="spellStart"/>
      <w:r w:rsidRPr="00893AB3">
        <w:rPr>
          <w:rFonts w:ascii="Times New Roman" w:hAnsi="Times New Roman" w:cs="Times New Roman"/>
          <w:szCs w:val="24"/>
          <w:shd w:val="clear" w:color="auto" w:fill="FFFFFF"/>
          <w:lang w:val="es-ES"/>
        </w:rPr>
        <w:t>America</w:t>
      </w:r>
      <w:proofErr w:type="spellEnd"/>
      <w:r w:rsidRPr="00893AB3">
        <w:rPr>
          <w:rFonts w:ascii="Times New Roman" w:hAnsi="Times New Roman" w:cs="Times New Roman"/>
          <w:szCs w:val="24"/>
          <w:shd w:val="clear" w:color="auto" w:fill="FFFFFF"/>
          <w:lang w:val="es-ES"/>
        </w:rPr>
        <w:t>. </w:t>
      </w:r>
      <w:proofErr w:type="spellStart"/>
      <w:r w:rsidRPr="00893AB3">
        <w:rPr>
          <w:rFonts w:ascii="Times New Roman" w:hAnsi="Times New Roman" w:cs="Times New Roman"/>
          <w:i/>
          <w:iCs/>
          <w:szCs w:val="24"/>
          <w:shd w:val="clear" w:color="auto" w:fill="FFFFFF"/>
          <w:lang w:val="es-ES"/>
        </w:rPr>
        <w:t>Brain</w:t>
      </w:r>
      <w:proofErr w:type="spellEnd"/>
      <w:r w:rsidRPr="00893AB3">
        <w:rPr>
          <w:rFonts w:ascii="Times New Roman" w:hAnsi="Times New Roman" w:cs="Times New Roman"/>
          <w:i/>
          <w:iCs/>
          <w:szCs w:val="24"/>
          <w:shd w:val="clear" w:color="auto" w:fill="FFFFFF"/>
          <w:lang w:val="es-ES"/>
        </w:rPr>
        <w:t xml:space="preserve"> </w:t>
      </w:r>
      <w:proofErr w:type="spellStart"/>
      <w:r w:rsidRPr="00893AB3">
        <w:rPr>
          <w:rFonts w:ascii="Times New Roman" w:hAnsi="Times New Roman" w:cs="Times New Roman"/>
          <w:i/>
          <w:iCs/>
          <w:szCs w:val="24"/>
          <w:shd w:val="clear" w:color="auto" w:fill="FFFFFF"/>
          <w:lang w:val="es-ES"/>
        </w:rPr>
        <w:t>injury</w:t>
      </w:r>
      <w:proofErr w:type="spellEnd"/>
      <w:r w:rsidRPr="00893AB3">
        <w:rPr>
          <w:rFonts w:ascii="Times New Roman" w:hAnsi="Times New Roman" w:cs="Times New Roman"/>
          <w:szCs w:val="24"/>
          <w:shd w:val="clear" w:color="auto" w:fill="FFFFFF"/>
          <w:lang w:val="es-ES"/>
        </w:rPr>
        <w:t>, </w:t>
      </w:r>
      <w:r w:rsidRPr="00893AB3">
        <w:rPr>
          <w:rFonts w:ascii="Times New Roman" w:hAnsi="Times New Roman" w:cs="Times New Roman"/>
          <w:i/>
          <w:iCs/>
          <w:szCs w:val="24"/>
          <w:shd w:val="clear" w:color="auto" w:fill="FFFFFF"/>
          <w:lang w:val="es-ES"/>
        </w:rPr>
        <w:t>24</w:t>
      </w:r>
      <w:r w:rsidRPr="00893AB3">
        <w:rPr>
          <w:rFonts w:ascii="Times New Roman" w:hAnsi="Times New Roman" w:cs="Times New Roman"/>
          <w:szCs w:val="24"/>
          <w:shd w:val="clear" w:color="auto" w:fill="FFFFFF"/>
          <w:lang w:val="es-ES"/>
        </w:rPr>
        <w:t>(7-8), 1017-1026.</w:t>
      </w:r>
    </w:p>
    <w:p w14:paraId="5123678F" w14:textId="77777777" w:rsidR="00EF601F" w:rsidRPr="00406489" w:rsidRDefault="00EF601F" w:rsidP="00406489">
      <w:pPr>
        <w:spacing w:after="0" w:line="480" w:lineRule="auto"/>
        <w:ind w:left="706" w:hanging="706"/>
        <w:jc w:val="both"/>
        <w:rPr>
          <w:rFonts w:ascii="Times New Roman" w:hAnsi="Times New Roman" w:cs="Times New Roman"/>
          <w:color w:val="222222"/>
          <w:szCs w:val="24"/>
          <w:shd w:val="clear" w:color="auto" w:fill="FFFFFF"/>
          <w:lang w:val="es-ES"/>
        </w:rPr>
      </w:pPr>
      <w:r w:rsidRPr="00893AB3">
        <w:rPr>
          <w:rFonts w:ascii="Times New Roman" w:hAnsi="Times New Roman" w:cs="Times New Roman"/>
          <w:color w:val="222222"/>
          <w:szCs w:val="24"/>
          <w:shd w:val="clear" w:color="auto" w:fill="FFFFFF"/>
          <w:lang w:val="es-ES"/>
        </w:rPr>
        <w:t xml:space="preserve">Arango-Lasprilla, J. C., Rivera, D., &amp; Olabarrieta-Landa, L. (Eds.). </w:t>
      </w:r>
      <w:r w:rsidRPr="00406489">
        <w:rPr>
          <w:rFonts w:ascii="Times New Roman" w:hAnsi="Times New Roman" w:cs="Times New Roman"/>
          <w:color w:val="222222"/>
          <w:szCs w:val="24"/>
          <w:shd w:val="clear" w:color="auto" w:fill="FFFFFF"/>
          <w:lang w:val="es-ES"/>
        </w:rPr>
        <w:t>(2017). </w:t>
      </w:r>
      <w:r w:rsidRPr="00406489">
        <w:rPr>
          <w:rFonts w:ascii="Times New Roman" w:hAnsi="Times New Roman" w:cs="Times New Roman"/>
          <w:i/>
          <w:iCs/>
          <w:color w:val="222222"/>
          <w:szCs w:val="24"/>
          <w:shd w:val="clear" w:color="auto" w:fill="FFFFFF"/>
          <w:lang w:val="es-ES"/>
        </w:rPr>
        <w:t>Neuropsicología infantil</w:t>
      </w:r>
      <w:r w:rsidRPr="00406489">
        <w:rPr>
          <w:rFonts w:ascii="Times New Roman" w:hAnsi="Times New Roman" w:cs="Times New Roman"/>
          <w:color w:val="222222"/>
          <w:szCs w:val="24"/>
          <w:shd w:val="clear" w:color="auto" w:fill="FFFFFF"/>
          <w:lang w:val="es-ES"/>
        </w:rPr>
        <w:t>. Manual Moderno.</w:t>
      </w:r>
    </w:p>
    <w:p w14:paraId="5648AFB7" w14:textId="77777777" w:rsidR="00EF601F" w:rsidRPr="00893AB3" w:rsidRDefault="00EF601F" w:rsidP="00406489">
      <w:pPr>
        <w:spacing w:after="0" w:line="480" w:lineRule="auto"/>
        <w:ind w:left="706" w:hanging="706"/>
        <w:jc w:val="both"/>
        <w:rPr>
          <w:rFonts w:ascii="Times New Roman" w:hAnsi="Times New Roman" w:cs="Times New Roman"/>
          <w:szCs w:val="24"/>
          <w:lang w:val="es-ES"/>
        </w:rPr>
      </w:pPr>
      <w:r w:rsidRPr="00406489">
        <w:rPr>
          <w:rFonts w:ascii="Times New Roman" w:hAnsi="Times New Roman" w:cs="Times New Roman"/>
          <w:szCs w:val="24"/>
          <w:lang w:val="es-ES"/>
        </w:rPr>
        <w:t xml:space="preserve">Ardila, A. (1999). </w:t>
      </w:r>
      <w:proofErr w:type="spellStart"/>
      <w:r w:rsidRPr="00406489">
        <w:rPr>
          <w:rFonts w:ascii="Times New Roman" w:hAnsi="Times New Roman" w:cs="Times New Roman"/>
          <w:szCs w:val="24"/>
          <w:lang w:val="es-ES"/>
        </w:rPr>
        <w:t>Spanish</w:t>
      </w:r>
      <w:proofErr w:type="spellEnd"/>
      <w:r w:rsidRPr="00406489">
        <w:rPr>
          <w:rFonts w:ascii="Times New Roman" w:hAnsi="Times New Roman" w:cs="Times New Roman"/>
          <w:szCs w:val="24"/>
          <w:lang w:val="es-ES"/>
        </w:rPr>
        <w:t xml:space="preserve"> </w:t>
      </w:r>
      <w:proofErr w:type="spellStart"/>
      <w:r w:rsidRPr="00406489">
        <w:rPr>
          <w:rFonts w:ascii="Times New Roman" w:hAnsi="Times New Roman" w:cs="Times New Roman"/>
          <w:szCs w:val="24"/>
          <w:lang w:val="es-ES"/>
        </w:rPr>
        <w:t>applications</w:t>
      </w:r>
      <w:proofErr w:type="spellEnd"/>
      <w:r w:rsidRPr="00406489">
        <w:rPr>
          <w:rFonts w:ascii="Times New Roman" w:hAnsi="Times New Roman" w:cs="Times New Roman"/>
          <w:szCs w:val="24"/>
          <w:lang w:val="es-ES"/>
        </w:rPr>
        <w:t xml:space="preserve"> </w:t>
      </w:r>
      <w:proofErr w:type="spellStart"/>
      <w:r w:rsidRPr="00406489">
        <w:rPr>
          <w:rFonts w:ascii="Times New Roman" w:hAnsi="Times New Roman" w:cs="Times New Roman"/>
          <w:szCs w:val="24"/>
          <w:lang w:val="es-ES"/>
        </w:rPr>
        <w:t>of</w:t>
      </w:r>
      <w:proofErr w:type="spellEnd"/>
      <w:r w:rsidRPr="00406489">
        <w:rPr>
          <w:rFonts w:ascii="Times New Roman" w:hAnsi="Times New Roman" w:cs="Times New Roman"/>
          <w:szCs w:val="24"/>
          <w:lang w:val="es-ES"/>
        </w:rPr>
        <w:t xml:space="preserve"> </w:t>
      </w:r>
      <w:proofErr w:type="spellStart"/>
      <w:r w:rsidRPr="00406489">
        <w:rPr>
          <w:rFonts w:ascii="Times New Roman" w:hAnsi="Times New Roman" w:cs="Times New Roman"/>
          <w:szCs w:val="24"/>
          <w:lang w:val="es-ES"/>
        </w:rPr>
        <w:t>Luria’s</w:t>
      </w:r>
      <w:proofErr w:type="spellEnd"/>
      <w:r w:rsidRPr="00406489">
        <w:rPr>
          <w:rFonts w:ascii="Times New Roman" w:hAnsi="Times New Roman" w:cs="Times New Roman"/>
          <w:szCs w:val="24"/>
          <w:lang w:val="es-ES"/>
        </w:rPr>
        <w:t xml:space="preserve"> </w:t>
      </w:r>
      <w:proofErr w:type="spellStart"/>
      <w:r w:rsidRPr="00406489">
        <w:rPr>
          <w:rFonts w:ascii="Times New Roman" w:hAnsi="Times New Roman" w:cs="Times New Roman"/>
          <w:szCs w:val="24"/>
          <w:lang w:val="es-ES"/>
        </w:rPr>
        <w:t>assessment</w:t>
      </w:r>
      <w:proofErr w:type="spellEnd"/>
      <w:r w:rsidRPr="00406489">
        <w:rPr>
          <w:rFonts w:ascii="Times New Roman" w:hAnsi="Times New Roman" w:cs="Times New Roman"/>
          <w:szCs w:val="24"/>
          <w:lang w:val="es-ES"/>
        </w:rPr>
        <w:t xml:space="preserve"> </w:t>
      </w:r>
      <w:proofErr w:type="spellStart"/>
      <w:r w:rsidRPr="00406489">
        <w:rPr>
          <w:rFonts w:ascii="Times New Roman" w:hAnsi="Times New Roman" w:cs="Times New Roman"/>
          <w:szCs w:val="24"/>
          <w:lang w:val="es-ES"/>
        </w:rPr>
        <w:t>methods</w:t>
      </w:r>
      <w:proofErr w:type="spellEnd"/>
      <w:r w:rsidRPr="00406489">
        <w:rPr>
          <w:rFonts w:ascii="Times New Roman" w:hAnsi="Times New Roman" w:cs="Times New Roman"/>
          <w:szCs w:val="24"/>
          <w:lang w:val="es-ES"/>
        </w:rPr>
        <w:t xml:space="preserve">. </w:t>
      </w:r>
      <w:proofErr w:type="spellStart"/>
      <w:r w:rsidRPr="00893AB3">
        <w:rPr>
          <w:rFonts w:ascii="Times New Roman" w:hAnsi="Times New Roman" w:cs="Times New Roman"/>
          <w:i/>
          <w:szCs w:val="24"/>
          <w:lang w:val="es-ES"/>
        </w:rPr>
        <w:t>Neuropsychology</w:t>
      </w:r>
      <w:proofErr w:type="spellEnd"/>
      <w:r w:rsidRPr="00893AB3">
        <w:rPr>
          <w:rFonts w:ascii="Times New Roman" w:hAnsi="Times New Roman" w:cs="Times New Roman"/>
          <w:i/>
          <w:szCs w:val="24"/>
          <w:lang w:val="es-ES"/>
        </w:rPr>
        <w:t xml:space="preserve"> </w:t>
      </w:r>
      <w:proofErr w:type="spellStart"/>
      <w:r w:rsidRPr="00893AB3">
        <w:rPr>
          <w:rFonts w:ascii="Times New Roman" w:hAnsi="Times New Roman" w:cs="Times New Roman"/>
          <w:i/>
          <w:szCs w:val="24"/>
          <w:lang w:val="es-ES"/>
        </w:rPr>
        <w:t>Review</w:t>
      </w:r>
      <w:proofErr w:type="spellEnd"/>
      <w:r w:rsidRPr="00893AB3">
        <w:rPr>
          <w:rFonts w:ascii="Times New Roman" w:hAnsi="Times New Roman" w:cs="Times New Roman"/>
          <w:i/>
          <w:szCs w:val="24"/>
          <w:lang w:val="es-ES"/>
        </w:rPr>
        <w:t>, 9</w:t>
      </w:r>
      <w:r w:rsidRPr="00893AB3">
        <w:rPr>
          <w:rFonts w:ascii="Times New Roman" w:hAnsi="Times New Roman" w:cs="Times New Roman"/>
          <w:szCs w:val="24"/>
          <w:lang w:val="es-ES"/>
        </w:rPr>
        <w:t>(2), 63-69.</w:t>
      </w:r>
    </w:p>
    <w:p w14:paraId="3D89E65C" w14:textId="6F20C8D7" w:rsidR="00EF601F" w:rsidRDefault="00EF601F" w:rsidP="00406489">
      <w:pPr>
        <w:spacing w:after="0" w:line="480" w:lineRule="auto"/>
        <w:ind w:left="706" w:hanging="706"/>
        <w:jc w:val="both"/>
        <w:rPr>
          <w:rFonts w:ascii="Times New Roman" w:eastAsia="Times New Roman" w:hAnsi="Times New Roman" w:cs="Times New Roman"/>
          <w:szCs w:val="24"/>
          <w:lang w:val="es-ES"/>
        </w:rPr>
      </w:pPr>
      <w:r w:rsidRPr="00893AB3">
        <w:rPr>
          <w:rFonts w:ascii="Times New Roman" w:eastAsia="Times New Roman" w:hAnsi="Times New Roman" w:cs="Times New Roman"/>
          <w:szCs w:val="24"/>
          <w:lang w:val="es-ES"/>
        </w:rPr>
        <w:t xml:space="preserve">Ardila, A., &amp; Rosselli, M. (2007). </w:t>
      </w:r>
      <w:r w:rsidRPr="00893AB3">
        <w:rPr>
          <w:rFonts w:ascii="Times New Roman" w:eastAsia="Times New Roman" w:hAnsi="Times New Roman" w:cs="Times New Roman"/>
          <w:i/>
          <w:szCs w:val="24"/>
          <w:lang w:val="es-ES"/>
        </w:rPr>
        <w:t>Neuropsicología Clínica.</w:t>
      </w:r>
      <w:r w:rsidRPr="00893AB3">
        <w:rPr>
          <w:rFonts w:ascii="Times New Roman" w:eastAsia="Times New Roman" w:hAnsi="Times New Roman" w:cs="Times New Roman"/>
          <w:szCs w:val="24"/>
          <w:lang w:val="es-ES"/>
        </w:rPr>
        <w:t xml:space="preserve"> Bogotá: Manual Moderno.</w:t>
      </w:r>
    </w:p>
    <w:p w14:paraId="57C5CFD3" w14:textId="6866EACF" w:rsidR="00210B5E" w:rsidRPr="00893AB3" w:rsidRDefault="00210B5E" w:rsidP="00406489">
      <w:pPr>
        <w:spacing w:after="0" w:line="480" w:lineRule="auto"/>
        <w:ind w:left="706" w:hanging="706"/>
        <w:jc w:val="both"/>
        <w:rPr>
          <w:rFonts w:ascii="Times New Roman" w:eastAsia="Times New Roman" w:hAnsi="Times New Roman" w:cs="Times New Roman"/>
          <w:szCs w:val="24"/>
          <w:lang w:val="es-ES"/>
        </w:rPr>
      </w:pPr>
      <w:r w:rsidRPr="00210B5E">
        <w:rPr>
          <w:rFonts w:ascii="Times New Roman" w:eastAsia="Times New Roman" w:hAnsi="Times New Roman" w:cs="Times New Roman"/>
          <w:szCs w:val="24"/>
          <w:lang w:val="es-ES"/>
        </w:rPr>
        <w:t>Cardona-Arias, J. A. (2012). Sistema médico tradicional de comunidades indígenas Emberá-</w:t>
      </w:r>
      <w:proofErr w:type="spellStart"/>
      <w:r w:rsidRPr="00210B5E">
        <w:rPr>
          <w:rFonts w:ascii="Times New Roman" w:eastAsia="Times New Roman" w:hAnsi="Times New Roman" w:cs="Times New Roman"/>
          <w:szCs w:val="24"/>
          <w:lang w:val="es-ES"/>
        </w:rPr>
        <w:t>Chamí</w:t>
      </w:r>
      <w:proofErr w:type="spellEnd"/>
      <w:r w:rsidRPr="00210B5E">
        <w:rPr>
          <w:rFonts w:ascii="Times New Roman" w:eastAsia="Times New Roman" w:hAnsi="Times New Roman" w:cs="Times New Roman"/>
          <w:szCs w:val="24"/>
          <w:lang w:val="es-ES"/>
        </w:rPr>
        <w:t xml:space="preserve"> del Departamento de Caldas-Colombia. Revista de Salud Pública, 14, 630-643.</w:t>
      </w:r>
    </w:p>
    <w:p w14:paraId="6E5719F5" w14:textId="77777777" w:rsidR="00EF601F" w:rsidRPr="00893AB3" w:rsidRDefault="00EF601F" w:rsidP="00406489">
      <w:pPr>
        <w:spacing w:after="0" w:line="480" w:lineRule="auto"/>
        <w:ind w:left="706" w:hanging="706"/>
        <w:jc w:val="both"/>
        <w:rPr>
          <w:rFonts w:ascii="Times New Roman" w:eastAsia="Times New Roman" w:hAnsi="Times New Roman" w:cs="Times New Roman"/>
          <w:szCs w:val="24"/>
          <w:lang w:val="es-ES"/>
        </w:rPr>
      </w:pPr>
      <w:r w:rsidRPr="00893AB3">
        <w:rPr>
          <w:rFonts w:ascii="Times New Roman" w:eastAsia="Times New Roman" w:hAnsi="Times New Roman" w:cs="Times New Roman"/>
          <w:szCs w:val="24"/>
          <w:lang w:val="es-ES"/>
        </w:rPr>
        <w:t xml:space="preserve">Cortés, J. F., Galindo, G., &amp; Salvador, J. (1996). La figura compleja del rey para niños: propiedades psicométricas. </w:t>
      </w:r>
      <w:r w:rsidRPr="00893AB3">
        <w:rPr>
          <w:rFonts w:ascii="Times New Roman" w:eastAsia="Times New Roman" w:hAnsi="Times New Roman" w:cs="Times New Roman"/>
          <w:i/>
          <w:szCs w:val="24"/>
          <w:lang w:val="es-ES"/>
        </w:rPr>
        <w:t>Salud Mental, 20</w:t>
      </w:r>
      <w:r w:rsidRPr="00893AB3">
        <w:rPr>
          <w:rFonts w:ascii="Times New Roman" w:eastAsia="Times New Roman" w:hAnsi="Times New Roman" w:cs="Times New Roman"/>
          <w:szCs w:val="24"/>
          <w:lang w:val="es-ES"/>
        </w:rPr>
        <w:t>(2), 17-20.</w:t>
      </w:r>
    </w:p>
    <w:p w14:paraId="1E8BB13C" w14:textId="77777777" w:rsidR="00EF601F" w:rsidRPr="00893AB3" w:rsidRDefault="00EF601F" w:rsidP="00406489">
      <w:pPr>
        <w:spacing w:after="0" w:line="480" w:lineRule="auto"/>
        <w:ind w:left="706" w:hanging="706"/>
        <w:jc w:val="both"/>
        <w:rPr>
          <w:rFonts w:ascii="Times New Roman" w:hAnsi="Times New Roman" w:cs="Times New Roman"/>
          <w:szCs w:val="24"/>
          <w:shd w:val="clear" w:color="auto" w:fill="FFFFFF"/>
          <w:lang w:val="es-ES"/>
        </w:rPr>
      </w:pPr>
      <w:r w:rsidRPr="00893AB3">
        <w:rPr>
          <w:rFonts w:ascii="Times New Roman" w:hAnsi="Times New Roman" w:cs="Times New Roman"/>
          <w:szCs w:val="24"/>
          <w:shd w:val="clear" w:color="auto" w:fill="FFFFFF"/>
          <w:lang w:val="es-ES"/>
        </w:rPr>
        <w:t xml:space="preserve">Delgado </w:t>
      </w:r>
      <w:proofErr w:type="spellStart"/>
      <w:r w:rsidRPr="00893AB3">
        <w:rPr>
          <w:rFonts w:ascii="Times New Roman" w:hAnsi="Times New Roman" w:cs="Times New Roman"/>
          <w:szCs w:val="24"/>
          <w:shd w:val="clear" w:color="auto" w:fill="FFFFFF"/>
          <w:lang w:val="es-ES"/>
        </w:rPr>
        <w:t>Delgado</w:t>
      </w:r>
      <w:proofErr w:type="spellEnd"/>
      <w:r w:rsidRPr="00893AB3">
        <w:rPr>
          <w:rFonts w:ascii="Times New Roman" w:hAnsi="Times New Roman" w:cs="Times New Roman"/>
          <w:szCs w:val="24"/>
          <w:shd w:val="clear" w:color="auto" w:fill="FFFFFF"/>
          <w:lang w:val="es-ES"/>
        </w:rPr>
        <w:t xml:space="preserve">, J., Paredes </w:t>
      </w:r>
      <w:proofErr w:type="spellStart"/>
      <w:r w:rsidRPr="00893AB3">
        <w:rPr>
          <w:rFonts w:ascii="Times New Roman" w:hAnsi="Times New Roman" w:cs="Times New Roman"/>
          <w:szCs w:val="24"/>
          <w:shd w:val="clear" w:color="auto" w:fill="FFFFFF"/>
          <w:lang w:val="es-ES"/>
        </w:rPr>
        <w:t>Paredes</w:t>
      </w:r>
      <w:proofErr w:type="spellEnd"/>
      <w:r w:rsidRPr="00893AB3">
        <w:rPr>
          <w:rFonts w:ascii="Times New Roman" w:hAnsi="Times New Roman" w:cs="Times New Roman"/>
          <w:szCs w:val="24"/>
          <w:shd w:val="clear" w:color="auto" w:fill="FFFFFF"/>
          <w:lang w:val="es-ES"/>
        </w:rPr>
        <w:t xml:space="preserve">, I., </w:t>
      </w:r>
      <w:proofErr w:type="spellStart"/>
      <w:r w:rsidRPr="00893AB3">
        <w:rPr>
          <w:rFonts w:ascii="Times New Roman" w:hAnsi="Times New Roman" w:cs="Times New Roman"/>
          <w:szCs w:val="24"/>
          <w:shd w:val="clear" w:color="auto" w:fill="FFFFFF"/>
          <w:lang w:val="es-ES"/>
        </w:rPr>
        <w:t>Sinti</w:t>
      </w:r>
      <w:proofErr w:type="spellEnd"/>
      <w:r w:rsidRPr="00893AB3">
        <w:rPr>
          <w:rFonts w:ascii="Times New Roman" w:hAnsi="Times New Roman" w:cs="Times New Roman"/>
          <w:szCs w:val="24"/>
          <w:shd w:val="clear" w:color="auto" w:fill="FFFFFF"/>
          <w:lang w:val="es-ES"/>
        </w:rPr>
        <w:t xml:space="preserve"> Cardozo, N., Erazo Cruz, J., </w:t>
      </w:r>
      <w:proofErr w:type="spellStart"/>
      <w:r w:rsidRPr="00893AB3">
        <w:rPr>
          <w:rFonts w:ascii="Times New Roman" w:hAnsi="Times New Roman" w:cs="Times New Roman"/>
          <w:szCs w:val="24"/>
          <w:shd w:val="clear" w:color="auto" w:fill="FFFFFF"/>
          <w:lang w:val="es-ES"/>
        </w:rPr>
        <w:t>Jacanamejoy</w:t>
      </w:r>
      <w:proofErr w:type="spellEnd"/>
      <w:r w:rsidRPr="00893AB3">
        <w:rPr>
          <w:rFonts w:ascii="Times New Roman" w:hAnsi="Times New Roman" w:cs="Times New Roman"/>
          <w:szCs w:val="24"/>
          <w:shd w:val="clear" w:color="auto" w:fill="FFFFFF"/>
          <w:lang w:val="es-ES"/>
        </w:rPr>
        <w:t>, Á., Suárez, E., ... &amp; Tobar Gutiérrez, M. E. (2018). Estamos en Censo. Pueblos indígenas vamos a contarnos.</w:t>
      </w:r>
    </w:p>
    <w:p w14:paraId="701B0D8E" w14:textId="77777777" w:rsidR="00EF601F" w:rsidRPr="00893AB3" w:rsidRDefault="00EF601F" w:rsidP="00406489">
      <w:pPr>
        <w:spacing w:after="0" w:line="480" w:lineRule="auto"/>
        <w:ind w:left="706" w:hanging="706"/>
        <w:jc w:val="both"/>
        <w:rPr>
          <w:rFonts w:ascii="Times New Roman" w:hAnsi="Times New Roman" w:cs="Times New Roman"/>
          <w:szCs w:val="24"/>
          <w:shd w:val="clear" w:color="auto" w:fill="FFFFFF"/>
          <w:lang w:val="es-ES"/>
        </w:rPr>
      </w:pPr>
      <w:r w:rsidRPr="00893AB3">
        <w:rPr>
          <w:rFonts w:ascii="Times New Roman" w:hAnsi="Times New Roman" w:cs="Times New Roman"/>
          <w:szCs w:val="24"/>
          <w:shd w:val="clear" w:color="auto" w:fill="FFFFFF"/>
          <w:lang w:val="es-ES"/>
        </w:rPr>
        <w:t xml:space="preserve">Fericgla, </w:t>
      </w:r>
      <w:proofErr w:type="spellStart"/>
      <w:r w:rsidRPr="00893AB3">
        <w:rPr>
          <w:rFonts w:ascii="Times New Roman" w:hAnsi="Times New Roman" w:cs="Times New Roman"/>
          <w:szCs w:val="24"/>
          <w:shd w:val="clear" w:color="auto" w:fill="FFFFFF"/>
          <w:lang w:val="es-ES"/>
        </w:rPr>
        <w:t>Jose</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Maria</w:t>
      </w:r>
      <w:proofErr w:type="spellEnd"/>
      <w:r w:rsidRPr="00893AB3">
        <w:rPr>
          <w:rFonts w:ascii="Times New Roman" w:hAnsi="Times New Roman" w:cs="Times New Roman"/>
          <w:szCs w:val="24"/>
          <w:shd w:val="clear" w:color="auto" w:fill="FFFFFF"/>
          <w:lang w:val="es-ES"/>
        </w:rPr>
        <w:t>. (2004). Barcelona, 1 mayo 2004. Intervención en el Fórum Alternativo.</w:t>
      </w:r>
    </w:p>
    <w:p w14:paraId="58E3FAB8" w14:textId="77777777" w:rsidR="00EF601F" w:rsidRPr="00893AB3" w:rsidRDefault="00EF601F" w:rsidP="00406489">
      <w:pPr>
        <w:spacing w:after="0" w:line="480" w:lineRule="auto"/>
        <w:ind w:left="706" w:hanging="706"/>
        <w:jc w:val="both"/>
        <w:rPr>
          <w:rFonts w:ascii="Times New Roman" w:eastAsia="Times New Roman" w:hAnsi="Times New Roman" w:cs="Times New Roman"/>
          <w:szCs w:val="24"/>
          <w:lang w:val="es-ES"/>
        </w:rPr>
      </w:pPr>
      <w:r w:rsidRPr="00893AB3">
        <w:rPr>
          <w:rFonts w:ascii="Times New Roman" w:eastAsia="Times New Roman" w:hAnsi="Times New Roman" w:cs="Times New Roman"/>
          <w:szCs w:val="24"/>
          <w:lang w:val="es-ES"/>
        </w:rPr>
        <w:t xml:space="preserve">Fierro, M., Aguinaga, L., Fierro, S., &amp; Ramos, C. (2018). Evaluación Neuropsicológica De Funciones Cognitivas En Adolescentes Indígenas Escolarizadas. Revista De Investigación Talentos, 5(2), 43-50. </w:t>
      </w:r>
      <w:hyperlink r:id="rId10" w:history="1">
        <w:r w:rsidRPr="00893AB3">
          <w:rPr>
            <w:rStyle w:val="Hipervnculo"/>
            <w:rFonts w:ascii="Times New Roman" w:eastAsia="Times New Roman" w:hAnsi="Times New Roman" w:cs="Times New Roman"/>
            <w:szCs w:val="24"/>
            <w:lang w:val="es-ES"/>
          </w:rPr>
          <w:t>https://doi.org/10.33789/talentos.5.83</w:t>
        </w:r>
      </w:hyperlink>
    </w:p>
    <w:p w14:paraId="3D1641AE" w14:textId="77777777" w:rsidR="00EF601F" w:rsidRPr="00893AB3" w:rsidRDefault="00EF601F" w:rsidP="00406489">
      <w:pPr>
        <w:spacing w:after="0" w:line="480" w:lineRule="auto"/>
        <w:ind w:left="706" w:hanging="706"/>
        <w:jc w:val="both"/>
        <w:rPr>
          <w:rFonts w:ascii="Times New Roman" w:eastAsia="Times New Roman" w:hAnsi="Times New Roman" w:cs="Times New Roman"/>
          <w:szCs w:val="24"/>
          <w:lang w:val="es-ES"/>
        </w:rPr>
      </w:pPr>
      <w:r w:rsidRPr="00893AB3">
        <w:rPr>
          <w:rFonts w:ascii="Times New Roman" w:eastAsia="Times New Roman" w:hAnsi="Times New Roman" w:cs="Times New Roman"/>
          <w:szCs w:val="24"/>
          <w:lang w:val="es-ES"/>
        </w:rPr>
        <w:lastRenderedPageBreak/>
        <w:t>García León, J., &amp; García León, D. (2012). Políticas lingüísticas en Colombia: tensiones entre políticas para lenguas mayoritarias y lenguas minoritarias. Boletín de filología, 47(2), 47-70.</w:t>
      </w:r>
    </w:p>
    <w:p w14:paraId="19E28C13" w14:textId="77777777" w:rsidR="00EF601F" w:rsidRPr="00893AB3" w:rsidRDefault="00EF601F" w:rsidP="00406489">
      <w:pPr>
        <w:tabs>
          <w:tab w:val="left" w:pos="8504"/>
        </w:tabs>
        <w:spacing w:after="0" w:line="480" w:lineRule="auto"/>
        <w:ind w:left="706" w:hanging="706"/>
        <w:jc w:val="both"/>
        <w:rPr>
          <w:rFonts w:ascii="Times New Roman" w:eastAsia="Times New Roman" w:hAnsi="Times New Roman" w:cs="Times New Roman"/>
          <w:szCs w:val="24"/>
          <w:lang w:val="es-ES"/>
        </w:rPr>
      </w:pPr>
      <w:r w:rsidRPr="00893AB3">
        <w:rPr>
          <w:rFonts w:ascii="Times New Roman" w:eastAsia="Times New Roman" w:hAnsi="Times New Roman" w:cs="Times New Roman"/>
          <w:szCs w:val="24"/>
          <w:lang w:val="es-ES"/>
        </w:rPr>
        <w:t>Hernández Sampieri, R., Fernández Collado, C., &amp; Baptista Lucio, P. (2010). Metodología de la investigación.</w:t>
      </w:r>
    </w:p>
    <w:p w14:paraId="232482E8" w14:textId="77777777" w:rsidR="00EF601F" w:rsidRPr="00893AB3" w:rsidRDefault="00EF601F" w:rsidP="00406489">
      <w:pPr>
        <w:spacing w:after="0" w:line="480" w:lineRule="auto"/>
        <w:ind w:left="706" w:hanging="706"/>
        <w:jc w:val="both"/>
        <w:rPr>
          <w:rStyle w:val="Hipervnculo"/>
          <w:rFonts w:ascii="Times New Roman" w:hAnsi="Times New Roman" w:cs="Times New Roman"/>
          <w:szCs w:val="24"/>
          <w:shd w:val="clear" w:color="auto" w:fill="FFFFFF"/>
          <w:lang w:val="es-ES"/>
        </w:rPr>
      </w:pPr>
      <w:r w:rsidRPr="00893AB3">
        <w:rPr>
          <w:rFonts w:ascii="Times New Roman" w:hAnsi="Times New Roman" w:cs="Times New Roman"/>
          <w:szCs w:val="24"/>
          <w:shd w:val="clear" w:color="auto" w:fill="FFFFFF"/>
          <w:lang w:val="es-ES"/>
        </w:rPr>
        <w:t xml:space="preserve">Landaburu, J. (2004). La situación de las lenguas </w:t>
      </w:r>
      <w:proofErr w:type="spellStart"/>
      <w:r w:rsidRPr="00893AB3">
        <w:rPr>
          <w:rFonts w:ascii="Times New Roman" w:hAnsi="Times New Roman" w:cs="Times New Roman"/>
          <w:szCs w:val="24"/>
          <w:shd w:val="clear" w:color="auto" w:fill="FFFFFF"/>
          <w:lang w:val="es-ES"/>
        </w:rPr>
        <w:t>indígenasde</w:t>
      </w:r>
      <w:proofErr w:type="spellEnd"/>
      <w:r w:rsidRPr="00893AB3">
        <w:rPr>
          <w:rFonts w:ascii="Times New Roman" w:hAnsi="Times New Roman" w:cs="Times New Roman"/>
          <w:szCs w:val="24"/>
          <w:shd w:val="clear" w:color="auto" w:fill="FFFFFF"/>
          <w:lang w:val="es-ES"/>
        </w:rPr>
        <w:t xml:space="preserve"> Colombia: prolegómenos para una política lingüística viable. </w:t>
      </w:r>
      <w:proofErr w:type="spellStart"/>
      <w:r w:rsidRPr="00893AB3">
        <w:rPr>
          <w:rFonts w:ascii="Times New Roman" w:hAnsi="Times New Roman" w:cs="Times New Roman"/>
          <w:i/>
          <w:iCs/>
          <w:szCs w:val="24"/>
          <w:shd w:val="clear" w:color="auto" w:fill="FFFFFF"/>
          <w:lang w:val="es-ES"/>
        </w:rPr>
        <w:t>Amérique</w:t>
      </w:r>
      <w:proofErr w:type="spellEnd"/>
      <w:r w:rsidRPr="00893AB3">
        <w:rPr>
          <w:rFonts w:ascii="Times New Roman" w:hAnsi="Times New Roman" w:cs="Times New Roman"/>
          <w:i/>
          <w:iCs/>
          <w:szCs w:val="24"/>
          <w:shd w:val="clear" w:color="auto" w:fill="FFFFFF"/>
          <w:lang w:val="es-ES"/>
        </w:rPr>
        <w:t xml:space="preserve"> Latine </w:t>
      </w:r>
      <w:proofErr w:type="spellStart"/>
      <w:r w:rsidRPr="00893AB3">
        <w:rPr>
          <w:rFonts w:ascii="Times New Roman" w:hAnsi="Times New Roman" w:cs="Times New Roman"/>
          <w:i/>
          <w:iCs/>
          <w:szCs w:val="24"/>
          <w:shd w:val="clear" w:color="auto" w:fill="FFFFFF"/>
          <w:lang w:val="es-ES"/>
        </w:rPr>
        <w:t>Histoire</w:t>
      </w:r>
      <w:proofErr w:type="spellEnd"/>
      <w:r w:rsidRPr="00893AB3">
        <w:rPr>
          <w:rFonts w:ascii="Times New Roman" w:hAnsi="Times New Roman" w:cs="Times New Roman"/>
          <w:i/>
          <w:iCs/>
          <w:szCs w:val="24"/>
          <w:shd w:val="clear" w:color="auto" w:fill="FFFFFF"/>
          <w:lang w:val="es-ES"/>
        </w:rPr>
        <w:t xml:space="preserve"> et </w:t>
      </w:r>
      <w:proofErr w:type="spellStart"/>
      <w:r w:rsidRPr="00893AB3">
        <w:rPr>
          <w:rFonts w:ascii="Times New Roman" w:hAnsi="Times New Roman" w:cs="Times New Roman"/>
          <w:i/>
          <w:iCs/>
          <w:szCs w:val="24"/>
          <w:shd w:val="clear" w:color="auto" w:fill="FFFFFF"/>
          <w:lang w:val="es-ES"/>
        </w:rPr>
        <w:t>Mémoire</w:t>
      </w:r>
      <w:proofErr w:type="spellEnd"/>
      <w:r w:rsidRPr="00893AB3">
        <w:rPr>
          <w:rFonts w:ascii="Times New Roman" w:hAnsi="Times New Roman" w:cs="Times New Roman"/>
          <w:i/>
          <w:iCs/>
          <w:szCs w:val="24"/>
          <w:shd w:val="clear" w:color="auto" w:fill="FFFFFF"/>
          <w:lang w:val="es-ES"/>
        </w:rPr>
        <w:t xml:space="preserve">. Les </w:t>
      </w:r>
      <w:proofErr w:type="spellStart"/>
      <w:r w:rsidRPr="00893AB3">
        <w:rPr>
          <w:rFonts w:ascii="Times New Roman" w:hAnsi="Times New Roman" w:cs="Times New Roman"/>
          <w:i/>
          <w:iCs/>
          <w:szCs w:val="24"/>
          <w:shd w:val="clear" w:color="auto" w:fill="FFFFFF"/>
          <w:lang w:val="es-ES"/>
        </w:rPr>
        <w:t>Cahiers</w:t>
      </w:r>
      <w:proofErr w:type="spellEnd"/>
      <w:r w:rsidRPr="00893AB3">
        <w:rPr>
          <w:rFonts w:ascii="Times New Roman" w:hAnsi="Times New Roman" w:cs="Times New Roman"/>
          <w:i/>
          <w:iCs/>
          <w:szCs w:val="24"/>
          <w:shd w:val="clear" w:color="auto" w:fill="FFFFFF"/>
          <w:lang w:val="es-ES"/>
        </w:rPr>
        <w:t xml:space="preserve"> ALHIM. Les </w:t>
      </w:r>
      <w:proofErr w:type="spellStart"/>
      <w:r w:rsidRPr="00893AB3">
        <w:rPr>
          <w:rFonts w:ascii="Times New Roman" w:hAnsi="Times New Roman" w:cs="Times New Roman"/>
          <w:i/>
          <w:iCs/>
          <w:szCs w:val="24"/>
          <w:shd w:val="clear" w:color="auto" w:fill="FFFFFF"/>
          <w:lang w:val="es-ES"/>
        </w:rPr>
        <w:t>Cahiers</w:t>
      </w:r>
      <w:proofErr w:type="spellEnd"/>
      <w:r w:rsidRPr="00893AB3">
        <w:rPr>
          <w:rFonts w:ascii="Times New Roman" w:hAnsi="Times New Roman" w:cs="Times New Roman"/>
          <w:i/>
          <w:iCs/>
          <w:szCs w:val="24"/>
          <w:shd w:val="clear" w:color="auto" w:fill="FFFFFF"/>
          <w:lang w:val="es-ES"/>
        </w:rPr>
        <w:t xml:space="preserve"> ALHIM</w:t>
      </w:r>
      <w:r w:rsidRPr="00893AB3">
        <w:rPr>
          <w:rFonts w:ascii="Times New Roman" w:hAnsi="Times New Roman" w:cs="Times New Roman"/>
          <w:szCs w:val="24"/>
          <w:shd w:val="clear" w:color="auto" w:fill="FFFFFF"/>
          <w:lang w:val="es-ES"/>
        </w:rPr>
        <w:t xml:space="preserve">, (10). Recuperado de: </w:t>
      </w:r>
      <w:hyperlink r:id="rId11" w:history="1">
        <w:r w:rsidRPr="00893AB3">
          <w:rPr>
            <w:rStyle w:val="Hipervnculo"/>
            <w:rFonts w:ascii="Times New Roman" w:hAnsi="Times New Roman" w:cs="Times New Roman"/>
            <w:szCs w:val="24"/>
            <w:shd w:val="clear" w:color="auto" w:fill="FFFFFF"/>
            <w:lang w:val="es-ES"/>
          </w:rPr>
          <w:t>http://alhim.revues.org/125</w:t>
        </w:r>
      </w:hyperlink>
    </w:p>
    <w:p w14:paraId="4ABEB521" w14:textId="5780E809" w:rsidR="00EF601F" w:rsidRDefault="00EF601F" w:rsidP="00406489">
      <w:pPr>
        <w:spacing w:after="0" w:line="480" w:lineRule="auto"/>
        <w:ind w:left="706" w:hanging="706"/>
        <w:jc w:val="both"/>
        <w:rPr>
          <w:rFonts w:ascii="Times New Roman" w:eastAsia="Times New Roman" w:hAnsi="Times New Roman" w:cs="Times New Roman"/>
          <w:szCs w:val="24"/>
          <w:lang w:val="es-ES"/>
        </w:rPr>
      </w:pPr>
      <w:proofErr w:type="spellStart"/>
      <w:r w:rsidRPr="00406489">
        <w:rPr>
          <w:rFonts w:ascii="Times New Roman" w:eastAsia="Times New Roman" w:hAnsi="Times New Roman" w:cs="Times New Roman"/>
          <w:szCs w:val="24"/>
          <w:lang w:val="es-ES"/>
        </w:rPr>
        <w:t>Manly</w:t>
      </w:r>
      <w:proofErr w:type="spellEnd"/>
      <w:r w:rsidRPr="00406489">
        <w:rPr>
          <w:rFonts w:ascii="Times New Roman" w:eastAsia="Times New Roman" w:hAnsi="Times New Roman" w:cs="Times New Roman"/>
          <w:szCs w:val="24"/>
          <w:lang w:val="es-ES"/>
        </w:rPr>
        <w:t xml:space="preserve">, J. J., Byrd, D. A., </w:t>
      </w:r>
      <w:proofErr w:type="spellStart"/>
      <w:r w:rsidRPr="00406489">
        <w:rPr>
          <w:rFonts w:ascii="Times New Roman" w:eastAsia="Times New Roman" w:hAnsi="Times New Roman" w:cs="Times New Roman"/>
          <w:szCs w:val="24"/>
          <w:lang w:val="es-ES"/>
        </w:rPr>
        <w:t>Touradji</w:t>
      </w:r>
      <w:proofErr w:type="spellEnd"/>
      <w:r w:rsidRPr="00406489">
        <w:rPr>
          <w:rFonts w:ascii="Times New Roman" w:eastAsia="Times New Roman" w:hAnsi="Times New Roman" w:cs="Times New Roman"/>
          <w:szCs w:val="24"/>
          <w:lang w:val="es-ES"/>
        </w:rPr>
        <w:t xml:space="preserve">, P., &amp; Stern, Y. (2004). </w:t>
      </w:r>
      <w:proofErr w:type="spellStart"/>
      <w:r w:rsidRPr="00406489">
        <w:rPr>
          <w:rFonts w:ascii="Times New Roman" w:eastAsia="Times New Roman" w:hAnsi="Times New Roman" w:cs="Times New Roman"/>
          <w:szCs w:val="24"/>
          <w:lang w:val="es-ES"/>
        </w:rPr>
        <w:t>Acculturation</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reading</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level</w:t>
      </w:r>
      <w:proofErr w:type="spellEnd"/>
      <w:r w:rsidRPr="00406489">
        <w:rPr>
          <w:rFonts w:ascii="Times New Roman" w:eastAsia="Times New Roman" w:hAnsi="Times New Roman" w:cs="Times New Roman"/>
          <w:szCs w:val="24"/>
          <w:lang w:val="es-ES"/>
        </w:rPr>
        <w:t xml:space="preserve">, and </w:t>
      </w:r>
      <w:proofErr w:type="spellStart"/>
      <w:r w:rsidRPr="00406489">
        <w:rPr>
          <w:rFonts w:ascii="Times New Roman" w:eastAsia="Times New Roman" w:hAnsi="Times New Roman" w:cs="Times New Roman"/>
          <w:szCs w:val="24"/>
          <w:lang w:val="es-ES"/>
        </w:rPr>
        <w:t>neuropsychological</w:t>
      </w:r>
      <w:proofErr w:type="spellEnd"/>
      <w:r w:rsidRPr="00406489">
        <w:rPr>
          <w:rFonts w:ascii="Times New Roman" w:eastAsia="Times New Roman" w:hAnsi="Times New Roman" w:cs="Times New Roman"/>
          <w:szCs w:val="24"/>
          <w:lang w:val="es-ES"/>
        </w:rPr>
        <w:t xml:space="preserve"> test performance </w:t>
      </w:r>
      <w:proofErr w:type="spellStart"/>
      <w:r w:rsidRPr="00406489">
        <w:rPr>
          <w:rFonts w:ascii="Times New Roman" w:eastAsia="Times New Roman" w:hAnsi="Times New Roman" w:cs="Times New Roman"/>
          <w:szCs w:val="24"/>
          <w:lang w:val="es-ES"/>
        </w:rPr>
        <w:t>among</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African</w:t>
      </w:r>
      <w:proofErr w:type="spellEnd"/>
      <w:r w:rsidRPr="00406489">
        <w:rPr>
          <w:rFonts w:ascii="Times New Roman" w:eastAsia="Times New Roman" w:hAnsi="Times New Roman" w:cs="Times New Roman"/>
          <w:szCs w:val="24"/>
          <w:lang w:val="es-ES"/>
        </w:rPr>
        <w:t xml:space="preserve"> American </w:t>
      </w:r>
      <w:proofErr w:type="spellStart"/>
      <w:r w:rsidRPr="00406489">
        <w:rPr>
          <w:rFonts w:ascii="Times New Roman" w:eastAsia="Times New Roman" w:hAnsi="Times New Roman" w:cs="Times New Roman"/>
          <w:szCs w:val="24"/>
          <w:lang w:val="es-ES"/>
        </w:rPr>
        <w:t>elders</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i/>
          <w:szCs w:val="24"/>
          <w:lang w:val="es-ES"/>
        </w:rPr>
        <w:t>Applied</w:t>
      </w:r>
      <w:proofErr w:type="spellEnd"/>
      <w:r w:rsidRPr="00406489">
        <w:rPr>
          <w:rFonts w:ascii="Times New Roman" w:eastAsia="Times New Roman" w:hAnsi="Times New Roman" w:cs="Times New Roman"/>
          <w:i/>
          <w:szCs w:val="24"/>
          <w:lang w:val="es-ES"/>
        </w:rPr>
        <w:t xml:space="preserve"> </w:t>
      </w:r>
      <w:proofErr w:type="spellStart"/>
      <w:r w:rsidRPr="00406489">
        <w:rPr>
          <w:rFonts w:ascii="Times New Roman" w:eastAsia="Times New Roman" w:hAnsi="Times New Roman" w:cs="Times New Roman"/>
          <w:i/>
          <w:szCs w:val="24"/>
          <w:lang w:val="es-ES"/>
        </w:rPr>
        <w:t>Neuropsychology</w:t>
      </w:r>
      <w:proofErr w:type="spellEnd"/>
      <w:r w:rsidRPr="00406489">
        <w:rPr>
          <w:rFonts w:ascii="Times New Roman" w:eastAsia="Times New Roman" w:hAnsi="Times New Roman" w:cs="Times New Roman"/>
          <w:i/>
          <w:szCs w:val="24"/>
          <w:lang w:val="es-ES"/>
        </w:rPr>
        <w:t>, 11</w:t>
      </w:r>
      <w:r w:rsidRPr="00406489">
        <w:rPr>
          <w:rFonts w:ascii="Times New Roman" w:eastAsia="Times New Roman" w:hAnsi="Times New Roman" w:cs="Times New Roman"/>
          <w:szCs w:val="24"/>
          <w:lang w:val="es-ES"/>
        </w:rPr>
        <w:t>(1), 37-46.</w:t>
      </w:r>
    </w:p>
    <w:p w14:paraId="07528ED2" w14:textId="623D4641" w:rsidR="00B80EE0" w:rsidRPr="00406489" w:rsidRDefault="00B80EE0" w:rsidP="00406489">
      <w:pPr>
        <w:spacing w:after="0" w:line="480" w:lineRule="auto"/>
        <w:ind w:left="706" w:hanging="706"/>
        <w:jc w:val="both"/>
        <w:rPr>
          <w:rFonts w:ascii="Times New Roman" w:eastAsia="Times New Roman" w:hAnsi="Times New Roman" w:cs="Times New Roman"/>
          <w:szCs w:val="24"/>
          <w:lang w:val="es-ES"/>
        </w:rPr>
      </w:pPr>
      <w:r w:rsidRPr="00B80EE0">
        <w:rPr>
          <w:rFonts w:ascii="Times New Roman" w:eastAsia="Times New Roman" w:hAnsi="Times New Roman" w:cs="Times New Roman"/>
          <w:szCs w:val="24"/>
          <w:lang w:val="es-ES"/>
        </w:rPr>
        <w:t>Martínez, M., &amp; Martínez García, J. (2018). Procesos migratorios e intervención psicosocial. Papeles del psicólogo, 39(2), 1-17.</w:t>
      </w:r>
    </w:p>
    <w:p w14:paraId="0DCB112E" w14:textId="5BAD7982" w:rsidR="00282DE8" w:rsidRPr="00406489" w:rsidRDefault="00282DE8" w:rsidP="00406489">
      <w:pPr>
        <w:spacing w:after="0" w:line="480" w:lineRule="auto"/>
        <w:ind w:left="706" w:hanging="706"/>
        <w:jc w:val="both"/>
        <w:rPr>
          <w:rFonts w:ascii="Times New Roman" w:eastAsia="Times New Roman" w:hAnsi="Times New Roman" w:cs="Times New Roman"/>
          <w:szCs w:val="24"/>
          <w:lang w:val="es-ES"/>
        </w:rPr>
      </w:pPr>
      <w:proofErr w:type="spellStart"/>
      <w:r w:rsidRPr="00406489">
        <w:rPr>
          <w:rFonts w:ascii="Times New Roman" w:eastAsia="Times New Roman" w:hAnsi="Times New Roman" w:cs="Times New Roman"/>
          <w:szCs w:val="24"/>
          <w:lang w:val="es-ES"/>
        </w:rPr>
        <w:t>Matud</w:t>
      </w:r>
      <w:proofErr w:type="spellEnd"/>
      <w:r w:rsidRPr="00406489">
        <w:rPr>
          <w:rFonts w:ascii="Times New Roman" w:eastAsia="Times New Roman" w:hAnsi="Times New Roman" w:cs="Times New Roman"/>
          <w:szCs w:val="24"/>
          <w:lang w:val="es-ES"/>
        </w:rPr>
        <w:t xml:space="preserve">, M. P., Guerrero, K., &amp; Matías, R. G. (2006). Relevancia de las variables sociodemográficas en las diferencias de género en depresión. International </w:t>
      </w:r>
      <w:proofErr w:type="spellStart"/>
      <w:r w:rsidRPr="00406489">
        <w:rPr>
          <w:rFonts w:ascii="Times New Roman" w:eastAsia="Times New Roman" w:hAnsi="Times New Roman" w:cs="Times New Roman"/>
          <w:szCs w:val="24"/>
          <w:lang w:val="es-ES"/>
        </w:rPr>
        <w:t>Journal</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of</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Clinical</w:t>
      </w:r>
      <w:proofErr w:type="spellEnd"/>
      <w:r w:rsidRPr="00406489">
        <w:rPr>
          <w:rFonts w:ascii="Times New Roman" w:eastAsia="Times New Roman" w:hAnsi="Times New Roman" w:cs="Times New Roman"/>
          <w:szCs w:val="24"/>
          <w:lang w:val="es-ES"/>
        </w:rPr>
        <w:t xml:space="preserve"> and </w:t>
      </w:r>
      <w:proofErr w:type="spellStart"/>
      <w:r w:rsidRPr="00406489">
        <w:rPr>
          <w:rFonts w:ascii="Times New Roman" w:eastAsia="Times New Roman" w:hAnsi="Times New Roman" w:cs="Times New Roman"/>
          <w:szCs w:val="24"/>
          <w:lang w:val="es-ES"/>
        </w:rPr>
        <w:t>Health</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Psychology</w:t>
      </w:r>
      <w:proofErr w:type="spellEnd"/>
      <w:r w:rsidRPr="00406489">
        <w:rPr>
          <w:rFonts w:ascii="Times New Roman" w:eastAsia="Times New Roman" w:hAnsi="Times New Roman" w:cs="Times New Roman"/>
          <w:szCs w:val="24"/>
          <w:lang w:val="es-ES"/>
        </w:rPr>
        <w:t>, 6(1), 7-21.</w:t>
      </w:r>
    </w:p>
    <w:p w14:paraId="11378B55" w14:textId="77777777" w:rsidR="00EF601F" w:rsidRPr="00893AB3" w:rsidRDefault="00EF601F" w:rsidP="00406489">
      <w:pPr>
        <w:spacing w:after="0" w:line="480" w:lineRule="auto"/>
        <w:ind w:left="706" w:hanging="706"/>
        <w:jc w:val="both"/>
        <w:rPr>
          <w:rFonts w:ascii="Times New Roman" w:eastAsia="Times New Roman" w:hAnsi="Times New Roman" w:cs="Times New Roman"/>
          <w:szCs w:val="24"/>
          <w:lang w:val="es-ES"/>
        </w:rPr>
      </w:pPr>
      <w:proofErr w:type="spellStart"/>
      <w:r w:rsidRPr="00406489">
        <w:rPr>
          <w:rFonts w:ascii="Times New Roman" w:eastAsia="Times New Roman" w:hAnsi="Times New Roman" w:cs="Times New Roman"/>
          <w:szCs w:val="24"/>
          <w:lang w:val="es-ES"/>
        </w:rPr>
        <w:t>McCallion</w:t>
      </w:r>
      <w:proofErr w:type="spellEnd"/>
      <w:r w:rsidRPr="00406489">
        <w:rPr>
          <w:rFonts w:ascii="Times New Roman" w:eastAsia="Times New Roman" w:hAnsi="Times New Roman" w:cs="Times New Roman"/>
          <w:szCs w:val="24"/>
          <w:lang w:val="es-ES"/>
        </w:rPr>
        <w:t xml:space="preserve">, P., </w:t>
      </w:r>
      <w:proofErr w:type="spellStart"/>
      <w:r w:rsidRPr="00406489">
        <w:rPr>
          <w:rFonts w:ascii="Times New Roman" w:eastAsia="Times New Roman" w:hAnsi="Times New Roman" w:cs="Times New Roman"/>
          <w:szCs w:val="24"/>
          <w:lang w:val="es-ES"/>
        </w:rPr>
        <w:t>Janicki</w:t>
      </w:r>
      <w:proofErr w:type="spellEnd"/>
      <w:r w:rsidRPr="00406489">
        <w:rPr>
          <w:rFonts w:ascii="Times New Roman" w:eastAsia="Times New Roman" w:hAnsi="Times New Roman" w:cs="Times New Roman"/>
          <w:szCs w:val="24"/>
          <w:lang w:val="es-ES"/>
        </w:rPr>
        <w:t xml:space="preserve">, M., &amp; Grant-Griffin, L. (1997). </w:t>
      </w:r>
      <w:proofErr w:type="spellStart"/>
      <w:r w:rsidRPr="00406489">
        <w:rPr>
          <w:rFonts w:ascii="Times New Roman" w:eastAsia="Times New Roman" w:hAnsi="Times New Roman" w:cs="Times New Roman"/>
          <w:szCs w:val="24"/>
          <w:lang w:val="es-ES"/>
        </w:rPr>
        <w:t>Exploring</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the</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impact</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of</w:t>
      </w:r>
      <w:proofErr w:type="spellEnd"/>
      <w:r w:rsidRPr="00406489">
        <w:rPr>
          <w:rFonts w:ascii="Times New Roman" w:eastAsia="Times New Roman" w:hAnsi="Times New Roman" w:cs="Times New Roman"/>
          <w:szCs w:val="24"/>
          <w:lang w:val="es-ES"/>
        </w:rPr>
        <w:t xml:space="preserve"> culture and </w:t>
      </w:r>
      <w:proofErr w:type="spellStart"/>
      <w:r w:rsidRPr="00406489">
        <w:rPr>
          <w:rFonts w:ascii="Times New Roman" w:eastAsia="Times New Roman" w:hAnsi="Times New Roman" w:cs="Times New Roman"/>
          <w:szCs w:val="24"/>
          <w:lang w:val="es-ES"/>
        </w:rPr>
        <w:t>acculturation</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on</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older</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families</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caregiving</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for</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persons</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with</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developmental</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disabilities</w:t>
      </w:r>
      <w:proofErr w:type="spellEnd"/>
      <w:r w:rsidRPr="00406489">
        <w:rPr>
          <w:rFonts w:ascii="Times New Roman" w:eastAsia="Times New Roman" w:hAnsi="Times New Roman" w:cs="Times New Roman"/>
          <w:szCs w:val="24"/>
          <w:lang w:val="es-ES"/>
        </w:rPr>
        <w:t xml:space="preserve">. </w:t>
      </w:r>
      <w:proofErr w:type="spellStart"/>
      <w:r w:rsidRPr="00893AB3">
        <w:rPr>
          <w:rFonts w:ascii="Times New Roman" w:eastAsia="Times New Roman" w:hAnsi="Times New Roman" w:cs="Times New Roman"/>
          <w:i/>
          <w:szCs w:val="24"/>
          <w:lang w:val="es-ES"/>
        </w:rPr>
        <w:t>Family</w:t>
      </w:r>
      <w:proofErr w:type="spellEnd"/>
      <w:r w:rsidRPr="00893AB3">
        <w:rPr>
          <w:rFonts w:ascii="Times New Roman" w:eastAsia="Times New Roman" w:hAnsi="Times New Roman" w:cs="Times New Roman"/>
          <w:i/>
          <w:szCs w:val="24"/>
          <w:lang w:val="es-ES"/>
        </w:rPr>
        <w:t xml:space="preserve"> </w:t>
      </w:r>
      <w:proofErr w:type="spellStart"/>
      <w:r w:rsidRPr="00893AB3">
        <w:rPr>
          <w:rFonts w:ascii="Times New Roman" w:eastAsia="Times New Roman" w:hAnsi="Times New Roman" w:cs="Times New Roman"/>
          <w:i/>
          <w:szCs w:val="24"/>
          <w:lang w:val="es-ES"/>
        </w:rPr>
        <w:t>Relations</w:t>
      </w:r>
      <w:proofErr w:type="spellEnd"/>
      <w:r w:rsidRPr="00893AB3">
        <w:rPr>
          <w:rFonts w:ascii="Times New Roman" w:eastAsia="Times New Roman" w:hAnsi="Times New Roman" w:cs="Times New Roman"/>
          <w:szCs w:val="24"/>
          <w:lang w:val="es-ES"/>
        </w:rPr>
        <w:t>, 347-357</w:t>
      </w:r>
    </w:p>
    <w:p w14:paraId="1AE8F547" w14:textId="77777777" w:rsidR="00EF601F" w:rsidRPr="00893AB3" w:rsidRDefault="00EF601F" w:rsidP="00406489">
      <w:pPr>
        <w:spacing w:after="0" w:line="480" w:lineRule="auto"/>
        <w:ind w:left="706" w:hanging="706"/>
        <w:jc w:val="both"/>
        <w:rPr>
          <w:rFonts w:ascii="Times New Roman" w:hAnsi="Times New Roman" w:cs="Times New Roman"/>
          <w:szCs w:val="24"/>
          <w:shd w:val="clear" w:color="auto" w:fill="FFFFFF"/>
          <w:lang w:val="es-ES"/>
        </w:rPr>
      </w:pPr>
      <w:r w:rsidRPr="00893AB3">
        <w:rPr>
          <w:rFonts w:ascii="Times New Roman" w:hAnsi="Times New Roman" w:cs="Times New Roman"/>
          <w:szCs w:val="24"/>
          <w:shd w:val="clear" w:color="auto" w:fill="FFFFFF"/>
          <w:lang w:val="es-ES"/>
        </w:rPr>
        <w:t xml:space="preserve">Olabarrieta-Landa, L., Benito-Sánchez, I., </w:t>
      </w:r>
      <w:proofErr w:type="spellStart"/>
      <w:r w:rsidRPr="00893AB3">
        <w:rPr>
          <w:rFonts w:ascii="Times New Roman" w:hAnsi="Times New Roman" w:cs="Times New Roman"/>
          <w:szCs w:val="24"/>
          <w:shd w:val="clear" w:color="auto" w:fill="FFFFFF"/>
          <w:lang w:val="es-ES"/>
        </w:rPr>
        <w:t>Alegret</w:t>
      </w:r>
      <w:proofErr w:type="spellEnd"/>
      <w:r w:rsidRPr="00893AB3">
        <w:rPr>
          <w:rFonts w:ascii="Times New Roman" w:hAnsi="Times New Roman" w:cs="Times New Roman"/>
          <w:szCs w:val="24"/>
          <w:shd w:val="clear" w:color="auto" w:fill="FFFFFF"/>
          <w:lang w:val="es-ES"/>
        </w:rPr>
        <w:t xml:space="preserve">, M., </w:t>
      </w:r>
      <w:proofErr w:type="spellStart"/>
      <w:r w:rsidRPr="00893AB3">
        <w:rPr>
          <w:rFonts w:ascii="Times New Roman" w:hAnsi="Times New Roman" w:cs="Times New Roman"/>
          <w:szCs w:val="24"/>
          <w:shd w:val="clear" w:color="auto" w:fill="FFFFFF"/>
          <w:lang w:val="es-ES"/>
        </w:rPr>
        <w:t>Gailhajanet</w:t>
      </w:r>
      <w:proofErr w:type="spellEnd"/>
      <w:r w:rsidRPr="00893AB3">
        <w:rPr>
          <w:rFonts w:ascii="Times New Roman" w:hAnsi="Times New Roman" w:cs="Times New Roman"/>
          <w:szCs w:val="24"/>
          <w:shd w:val="clear" w:color="auto" w:fill="FFFFFF"/>
          <w:lang w:val="es-ES"/>
        </w:rPr>
        <w:t>, A., Landa Torre, E., López-</w:t>
      </w:r>
      <w:proofErr w:type="spellStart"/>
      <w:r w:rsidRPr="00893AB3">
        <w:rPr>
          <w:rFonts w:ascii="Times New Roman" w:hAnsi="Times New Roman" w:cs="Times New Roman"/>
          <w:szCs w:val="24"/>
          <w:shd w:val="clear" w:color="auto" w:fill="FFFFFF"/>
          <w:lang w:val="es-ES"/>
        </w:rPr>
        <w:t>Mugartza</w:t>
      </w:r>
      <w:proofErr w:type="spellEnd"/>
      <w:r w:rsidRPr="00893AB3">
        <w:rPr>
          <w:rFonts w:ascii="Times New Roman" w:hAnsi="Times New Roman" w:cs="Times New Roman"/>
          <w:szCs w:val="24"/>
          <w:shd w:val="clear" w:color="auto" w:fill="FFFFFF"/>
          <w:lang w:val="es-ES"/>
        </w:rPr>
        <w:t xml:space="preserve">, J. C., &amp; Arango-Lasprilla, J. C. (2019). </w:t>
      </w:r>
      <w:proofErr w:type="spellStart"/>
      <w:r w:rsidRPr="00893AB3">
        <w:rPr>
          <w:rFonts w:ascii="Times New Roman" w:hAnsi="Times New Roman" w:cs="Times New Roman"/>
          <w:szCs w:val="24"/>
          <w:shd w:val="clear" w:color="auto" w:fill="FFFFFF"/>
          <w:lang w:val="es-ES"/>
        </w:rPr>
        <w:t>Letter</w:t>
      </w:r>
      <w:proofErr w:type="spellEnd"/>
      <w:r w:rsidRPr="00893AB3">
        <w:rPr>
          <w:rFonts w:ascii="Times New Roman" w:hAnsi="Times New Roman" w:cs="Times New Roman"/>
          <w:szCs w:val="24"/>
          <w:shd w:val="clear" w:color="auto" w:fill="FFFFFF"/>
          <w:lang w:val="es-ES"/>
        </w:rPr>
        <w:t xml:space="preserve"> Verbal </w:t>
      </w:r>
      <w:proofErr w:type="spellStart"/>
      <w:r w:rsidRPr="00893AB3">
        <w:rPr>
          <w:rFonts w:ascii="Times New Roman" w:hAnsi="Times New Roman" w:cs="Times New Roman"/>
          <w:szCs w:val="24"/>
          <w:shd w:val="clear" w:color="auto" w:fill="FFFFFF"/>
          <w:lang w:val="es-ES"/>
        </w:rPr>
        <w:t>Fluency</w:t>
      </w:r>
      <w:proofErr w:type="spellEnd"/>
      <w:r w:rsidRPr="00893AB3">
        <w:rPr>
          <w:rFonts w:ascii="Times New Roman" w:hAnsi="Times New Roman" w:cs="Times New Roman"/>
          <w:szCs w:val="24"/>
          <w:shd w:val="clear" w:color="auto" w:fill="FFFFFF"/>
          <w:lang w:val="es-ES"/>
        </w:rPr>
        <w:t xml:space="preserve"> in </w:t>
      </w:r>
      <w:proofErr w:type="spellStart"/>
      <w:r w:rsidRPr="00893AB3">
        <w:rPr>
          <w:rFonts w:ascii="Times New Roman" w:hAnsi="Times New Roman" w:cs="Times New Roman"/>
          <w:szCs w:val="24"/>
          <w:shd w:val="clear" w:color="auto" w:fill="FFFFFF"/>
          <w:lang w:val="es-ES"/>
        </w:rPr>
        <w:t>Spanish</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Basque</w:t>
      </w:r>
      <w:proofErr w:type="spellEnd"/>
      <w:r w:rsidRPr="00893AB3">
        <w:rPr>
          <w:rFonts w:ascii="Times New Roman" w:hAnsi="Times New Roman" w:cs="Times New Roman"/>
          <w:szCs w:val="24"/>
          <w:shd w:val="clear" w:color="auto" w:fill="FFFFFF"/>
          <w:lang w:val="es-ES"/>
        </w:rPr>
        <w:t xml:space="preserve">-, and </w:t>
      </w:r>
      <w:proofErr w:type="spellStart"/>
      <w:r w:rsidRPr="00893AB3">
        <w:rPr>
          <w:rFonts w:ascii="Times New Roman" w:hAnsi="Times New Roman" w:cs="Times New Roman"/>
          <w:szCs w:val="24"/>
          <w:shd w:val="clear" w:color="auto" w:fill="FFFFFF"/>
          <w:lang w:val="es-ES"/>
        </w:rPr>
        <w:t>Catalan-Speaking</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Individuals</w:t>
      </w:r>
      <w:proofErr w:type="spellEnd"/>
      <w:r w:rsidRPr="00893AB3">
        <w:rPr>
          <w:rFonts w:ascii="Times New Roman" w:hAnsi="Times New Roman" w:cs="Times New Roman"/>
          <w:szCs w:val="24"/>
          <w:shd w:val="clear" w:color="auto" w:fill="FFFFFF"/>
          <w:lang w:val="es-ES"/>
        </w:rPr>
        <w:t xml:space="preserve">: </w:t>
      </w:r>
      <w:proofErr w:type="spellStart"/>
      <w:proofErr w:type="gramStart"/>
      <w:r w:rsidRPr="00893AB3">
        <w:rPr>
          <w:rFonts w:ascii="Times New Roman" w:hAnsi="Times New Roman" w:cs="Times New Roman"/>
          <w:szCs w:val="24"/>
          <w:shd w:val="clear" w:color="auto" w:fill="FFFFFF"/>
          <w:lang w:val="es-ES"/>
        </w:rPr>
        <w:t>Does</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the</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Selection</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of</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the</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Letters</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Influence</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the</w:t>
      </w:r>
      <w:proofErr w:type="spellEnd"/>
      <w:r w:rsidRPr="00893AB3">
        <w:rPr>
          <w:rFonts w:ascii="Times New Roman" w:hAnsi="Times New Roman" w:cs="Times New Roman"/>
          <w:szCs w:val="24"/>
          <w:shd w:val="clear" w:color="auto" w:fill="FFFFFF"/>
          <w:lang w:val="es-ES"/>
        </w:rPr>
        <w:t xml:space="preserve"> </w:t>
      </w:r>
      <w:proofErr w:type="spellStart"/>
      <w:r w:rsidRPr="00893AB3">
        <w:rPr>
          <w:rFonts w:ascii="Times New Roman" w:hAnsi="Times New Roman" w:cs="Times New Roman"/>
          <w:szCs w:val="24"/>
          <w:shd w:val="clear" w:color="auto" w:fill="FFFFFF"/>
          <w:lang w:val="es-ES"/>
        </w:rPr>
        <w:t>Outcome</w:t>
      </w:r>
      <w:proofErr w:type="spellEnd"/>
      <w:r w:rsidRPr="00893AB3">
        <w:rPr>
          <w:rFonts w:ascii="Times New Roman" w:hAnsi="Times New Roman" w:cs="Times New Roman"/>
          <w:szCs w:val="24"/>
          <w:shd w:val="clear" w:color="auto" w:fill="FFFFFF"/>
          <w:lang w:val="es-ES"/>
        </w:rPr>
        <w:t>?</w:t>
      </w:r>
      <w:proofErr w:type="gramEnd"/>
      <w:r w:rsidRPr="00893AB3">
        <w:rPr>
          <w:rFonts w:ascii="Times New Roman" w:hAnsi="Times New Roman" w:cs="Times New Roman"/>
          <w:szCs w:val="24"/>
          <w:shd w:val="clear" w:color="auto" w:fill="FFFFFF"/>
          <w:lang w:val="es-ES"/>
        </w:rPr>
        <w:t> </w:t>
      </w:r>
      <w:proofErr w:type="spellStart"/>
      <w:r w:rsidRPr="00893AB3">
        <w:rPr>
          <w:rFonts w:ascii="Times New Roman" w:hAnsi="Times New Roman" w:cs="Times New Roman"/>
          <w:i/>
          <w:iCs/>
          <w:szCs w:val="24"/>
          <w:shd w:val="clear" w:color="auto" w:fill="FFFFFF"/>
          <w:lang w:val="es-ES"/>
        </w:rPr>
        <w:t>Journal</w:t>
      </w:r>
      <w:proofErr w:type="spellEnd"/>
      <w:r w:rsidRPr="00893AB3">
        <w:rPr>
          <w:rFonts w:ascii="Times New Roman" w:hAnsi="Times New Roman" w:cs="Times New Roman"/>
          <w:i/>
          <w:iCs/>
          <w:szCs w:val="24"/>
          <w:shd w:val="clear" w:color="auto" w:fill="FFFFFF"/>
          <w:lang w:val="es-ES"/>
        </w:rPr>
        <w:t xml:space="preserve"> </w:t>
      </w:r>
      <w:proofErr w:type="spellStart"/>
      <w:r w:rsidRPr="00893AB3">
        <w:rPr>
          <w:rFonts w:ascii="Times New Roman" w:hAnsi="Times New Roman" w:cs="Times New Roman"/>
          <w:i/>
          <w:iCs/>
          <w:szCs w:val="24"/>
          <w:shd w:val="clear" w:color="auto" w:fill="FFFFFF"/>
          <w:lang w:val="es-ES"/>
        </w:rPr>
        <w:t>of</w:t>
      </w:r>
      <w:proofErr w:type="spellEnd"/>
      <w:r w:rsidRPr="00893AB3">
        <w:rPr>
          <w:rFonts w:ascii="Times New Roman" w:hAnsi="Times New Roman" w:cs="Times New Roman"/>
          <w:i/>
          <w:iCs/>
          <w:szCs w:val="24"/>
          <w:shd w:val="clear" w:color="auto" w:fill="FFFFFF"/>
          <w:lang w:val="es-ES"/>
        </w:rPr>
        <w:t xml:space="preserve"> </w:t>
      </w:r>
      <w:proofErr w:type="spellStart"/>
      <w:r w:rsidRPr="00893AB3">
        <w:rPr>
          <w:rFonts w:ascii="Times New Roman" w:hAnsi="Times New Roman" w:cs="Times New Roman"/>
          <w:i/>
          <w:iCs/>
          <w:szCs w:val="24"/>
          <w:shd w:val="clear" w:color="auto" w:fill="FFFFFF"/>
          <w:lang w:val="es-ES"/>
        </w:rPr>
        <w:t>Speech</w:t>
      </w:r>
      <w:proofErr w:type="spellEnd"/>
      <w:r w:rsidRPr="00893AB3">
        <w:rPr>
          <w:rFonts w:ascii="Times New Roman" w:hAnsi="Times New Roman" w:cs="Times New Roman"/>
          <w:i/>
          <w:iCs/>
          <w:szCs w:val="24"/>
          <w:shd w:val="clear" w:color="auto" w:fill="FFFFFF"/>
          <w:lang w:val="es-ES"/>
        </w:rPr>
        <w:t xml:space="preserve">, </w:t>
      </w:r>
      <w:proofErr w:type="spellStart"/>
      <w:r w:rsidRPr="00893AB3">
        <w:rPr>
          <w:rFonts w:ascii="Times New Roman" w:hAnsi="Times New Roman" w:cs="Times New Roman"/>
          <w:i/>
          <w:iCs/>
          <w:szCs w:val="24"/>
          <w:shd w:val="clear" w:color="auto" w:fill="FFFFFF"/>
          <w:lang w:val="es-ES"/>
        </w:rPr>
        <w:t>Language</w:t>
      </w:r>
      <w:proofErr w:type="spellEnd"/>
      <w:r w:rsidRPr="00893AB3">
        <w:rPr>
          <w:rFonts w:ascii="Times New Roman" w:hAnsi="Times New Roman" w:cs="Times New Roman"/>
          <w:i/>
          <w:iCs/>
          <w:szCs w:val="24"/>
          <w:shd w:val="clear" w:color="auto" w:fill="FFFFFF"/>
          <w:lang w:val="es-ES"/>
        </w:rPr>
        <w:t xml:space="preserve">, and </w:t>
      </w:r>
      <w:proofErr w:type="spellStart"/>
      <w:r w:rsidRPr="00893AB3">
        <w:rPr>
          <w:rFonts w:ascii="Times New Roman" w:hAnsi="Times New Roman" w:cs="Times New Roman"/>
          <w:i/>
          <w:iCs/>
          <w:szCs w:val="24"/>
          <w:shd w:val="clear" w:color="auto" w:fill="FFFFFF"/>
          <w:lang w:val="es-ES"/>
        </w:rPr>
        <w:t>Hearing</w:t>
      </w:r>
      <w:proofErr w:type="spellEnd"/>
      <w:r w:rsidRPr="00893AB3">
        <w:rPr>
          <w:rFonts w:ascii="Times New Roman" w:hAnsi="Times New Roman" w:cs="Times New Roman"/>
          <w:i/>
          <w:iCs/>
          <w:szCs w:val="24"/>
          <w:shd w:val="clear" w:color="auto" w:fill="FFFFFF"/>
          <w:lang w:val="es-ES"/>
        </w:rPr>
        <w:t xml:space="preserve"> </w:t>
      </w:r>
      <w:proofErr w:type="spellStart"/>
      <w:r w:rsidRPr="00893AB3">
        <w:rPr>
          <w:rFonts w:ascii="Times New Roman" w:hAnsi="Times New Roman" w:cs="Times New Roman"/>
          <w:i/>
          <w:iCs/>
          <w:szCs w:val="24"/>
          <w:shd w:val="clear" w:color="auto" w:fill="FFFFFF"/>
          <w:lang w:val="es-ES"/>
        </w:rPr>
        <w:t>Research</w:t>
      </w:r>
      <w:proofErr w:type="spellEnd"/>
      <w:r w:rsidRPr="00893AB3">
        <w:rPr>
          <w:rFonts w:ascii="Times New Roman" w:hAnsi="Times New Roman" w:cs="Times New Roman"/>
          <w:szCs w:val="24"/>
          <w:shd w:val="clear" w:color="auto" w:fill="FFFFFF"/>
          <w:lang w:val="es-ES"/>
        </w:rPr>
        <w:t>, 1-11.</w:t>
      </w:r>
    </w:p>
    <w:p w14:paraId="76165D83" w14:textId="77777777" w:rsidR="00EF601F" w:rsidRPr="00893AB3" w:rsidRDefault="00EF601F" w:rsidP="00406489">
      <w:pPr>
        <w:spacing w:after="0" w:line="480" w:lineRule="auto"/>
        <w:ind w:left="706" w:hanging="706"/>
        <w:jc w:val="both"/>
        <w:rPr>
          <w:rFonts w:ascii="Times New Roman" w:hAnsi="Times New Roman" w:cs="Times New Roman"/>
          <w:szCs w:val="24"/>
          <w:lang w:val="es-ES"/>
        </w:rPr>
      </w:pPr>
      <w:r w:rsidRPr="00893AB3">
        <w:rPr>
          <w:rFonts w:ascii="Times New Roman" w:hAnsi="Times New Roman" w:cs="Times New Roman"/>
          <w:szCs w:val="24"/>
          <w:lang w:val="es-ES"/>
        </w:rPr>
        <w:t xml:space="preserve">Organización Nacional Indígena de Colombia ONIC – Ministerio de las Tecnologías de la Información y las Comunicaciones -MINTIC (2013). Política Pública de Comunicación Propia de   los Pueblos Indígenas de Colombia. </w:t>
      </w:r>
    </w:p>
    <w:p w14:paraId="530E57AF" w14:textId="77777777" w:rsidR="00EF601F" w:rsidRPr="00406489" w:rsidRDefault="00EF601F" w:rsidP="00406489">
      <w:pPr>
        <w:tabs>
          <w:tab w:val="left" w:pos="8504"/>
        </w:tabs>
        <w:spacing w:after="0" w:line="480" w:lineRule="auto"/>
        <w:ind w:left="706" w:hanging="706"/>
        <w:jc w:val="both"/>
        <w:rPr>
          <w:rFonts w:ascii="Times New Roman" w:eastAsia="Times New Roman" w:hAnsi="Times New Roman" w:cs="Times New Roman"/>
          <w:szCs w:val="24"/>
          <w:lang w:val="es-ES"/>
        </w:rPr>
      </w:pPr>
      <w:r w:rsidRPr="00893AB3">
        <w:rPr>
          <w:rFonts w:ascii="Times New Roman" w:eastAsia="Times New Roman" w:hAnsi="Times New Roman" w:cs="Times New Roman"/>
          <w:szCs w:val="24"/>
          <w:lang w:val="es-ES"/>
        </w:rPr>
        <w:lastRenderedPageBreak/>
        <w:t xml:space="preserve">Rey, A. (2009). </w:t>
      </w:r>
      <w:r w:rsidRPr="00893AB3">
        <w:rPr>
          <w:rFonts w:ascii="Times New Roman" w:eastAsia="Times New Roman" w:hAnsi="Times New Roman" w:cs="Times New Roman"/>
          <w:i/>
          <w:szCs w:val="24"/>
          <w:lang w:val="es-ES"/>
        </w:rPr>
        <w:t>REY: Test de copia y de reproducción de memoria de figuras geométricas complejas</w:t>
      </w:r>
      <w:r w:rsidRPr="00893AB3">
        <w:rPr>
          <w:rFonts w:ascii="Times New Roman" w:eastAsia="Times New Roman" w:hAnsi="Times New Roman" w:cs="Times New Roman"/>
          <w:szCs w:val="24"/>
          <w:lang w:val="es-ES"/>
        </w:rPr>
        <w:t xml:space="preserve">. Madrid: TEA ediciones. </w:t>
      </w:r>
    </w:p>
    <w:p w14:paraId="6846C065" w14:textId="77777777" w:rsidR="00EF601F" w:rsidRPr="00893AB3" w:rsidRDefault="00EF601F" w:rsidP="00406489">
      <w:pPr>
        <w:spacing w:after="0" w:line="480" w:lineRule="auto"/>
        <w:ind w:left="706" w:hanging="706"/>
        <w:jc w:val="both"/>
        <w:rPr>
          <w:rFonts w:ascii="Times New Roman" w:hAnsi="Times New Roman" w:cs="Times New Roman"/>
          <w:color w:val="222222"/>
          <w:szCs w:val="24"/>
          <w:shd w:val="clear" w:color="auto" w:fill="FFFFFF"/>
          <w:lang w:val="es-ES"/>
        </w:rPr>
      </w:pPr>
      <w:r w:rsidRPr="00406489">
        <w:rPr>
          <w:rFonts w:ascii="Times New Roman" w:hAnsi="Times New Roman" w:cs="Times New Roman"/>
          <w:color w:val="222222"/>
          <w:szCs w:val="24"/>
          <w:shd w:val="clear" w:color="auto" w:fill="FFFFFF"/>
          <w:lang w:val="es-ES"/>
        </w:rPr>
        <w:t xml:space="preserve">Rivera, D., &amp; Arango-Lasprilla, J. C. (2017). </w:t>
      </w:r>
      <w:proofErr w:type="spellStart"/>
      <w:r w:rsidRPr="00406489">
        <w:rPr>
          <w:rFonts w:ascii="Times New Roman" w:hAnsi="Times New Roman" w:cs="Times New Roman"/>
          <w:color w:val="222222"/>
          <w:szCs w:val="24"/>
          <w:shd w:val="clear" w:color="auto" w:fill="FFFFFF"/>
          <w:lang w:val="es-ES"/>
        </w:rPr>
        <w:t>Methodology</w:t>
      </w:r>
      <w:proofErr w:type="spellEnd"/>
      <w:r w:rsidRPr="00406489">
        <w:rPr>
          <w:rFonts w:ascii="Times New Roman" w:hAnsi="Times New Roman" w:cs="Times New Roman"/>
          <w:color w:val="222222"/>
          <w:szCs w:val="24"/>
          <w:shd w:val="clear" w:color="auto" w:fill="FFFFFF"/>
          <w:lang w:val="es-ES"/>
        </w:rPr>
        <w:t xml:space="preserve"> </w:t>
      </w:r>
      <w:proofErr w:type="spellStart"/>
      <w:r w:rsidRPr="00406489">
        <w:rPr>
          <w:rFonts w:ascii="Times New Roman" w:hAnsi="Times New Roman" w:cs="Times New Roman"/>
          <w:color w:val="222222"/>
          <w:szCs w:val="24"/>
          <w:shd w:val="clear" w:color="auto" w:fill="FFFFFF"/>
          <w:lang w:val="es-ES"/>
        </w:rPr>
        <w:t>for</w:t>
      </w:r>
      <w:proofErr w:type="spellEnd"/>
      <w:r w:rsidRPr="00406489">
        <w:rPr>
          <w:rFonts w:ascii="Times New Roman" w:hAnsi="Times New Roman" w:cs="Times New Roman"/>
          <w:color w:val="222222"/>
          <w:szCs w:val="24"/>
          <w:shd w:val="clear" w:color="auto" w:fill="FFFFFF"/>
          <w:lang w:val="es-ES"/>
        </w:rPr>
        <w:t xml:space="preserve"> </w:t>
      </w:r>
      <w:proofErr w:type="spellStart"/>
      <w:r w:rsidRPr="00406489">
        <w:rPr>
          <w:rFonts w:ascii="Times New Roman" w:hAnsi="Times New Roman" w:cs="Times New Roman"/>
          <w:color w:val="222222"/>
          <w:szCs w:val="24"/>
          <w:shd w:val="clear" w:color="auto" w:fill="FFFFFF"/>
          <w:lang w:val="es-ES"/>
        </w:rPr>
        <w:t>the</w:t>
      </w:r>
      <w:proofErr w:type="spellEnd"/>
      <w:r w:rsidRPr="00406489">
        <w:rPr>
          <w:rFonts w:ascii="Times New Roman" w:hAnsi="Times New Roman" w:cs="Times New Roman"/>
          <w:color w:val="222222"/>
          <w:szCs w:val="24"/>
          <w:shd w:val="clear" w:color="auto" w:fill="FFFFFF"/>
          <w:lang w:val="es-ES"/>
        </w:rPr>
        <w:t xml:space="preserve"> </w:t>
      </w:r>
      <w:proofErr w:type="spellStart"/>
      <w:r w:rsidRPr="00406489">
        <w:rPr>
          <w:rFonts w:ascii="Times New Roman" w:hAnsi="Times New Roman" w:cs="Times New Roman"/>
          <w:color w:val="222222"/>
          <w:szCs w:val="24"/>
          <w:shd w:val="clear" w:color="auto" w:fill="FFFFFF"/>
          <w:lang w:val="es-ES"/>
        </w:rPr>
        <w:t>development</w:t>
      </w:r>
      <w:proofErr w:type="spellEnd"/>
      <w:r w:rsidRPr="00406489">
        <w:rPr>
          <w:rFonts w:ascii="Times New Roman" w:hAnsi="Times New Roman" w:cs="Times New Roman"/>
          <w:color w:val="222222"/>
          <w:szCs w:val="24"/>
          <w:shd w:val="clear" w:color="auto" w:fill="FFFFFF"/>
          <w:lang w:val="es-ES"/>
        </w:rPr>
        <w:t xml:space="preserve"> </w:t>
      </w:r>
      <w:proofErr w:type="spellStart"/>
      <w:r w:rsidRPr="00406489">
        <w:rPr>
          <w:rFonts w:ascii="Times New Roman" w:hAnsi="Times New Roman" w:cs="Times New Roman"/>
          <w:color w:val="222222"/>
          <w:szCs w:val="24"/>
          <w:shd w:val="clear" w:color="auto" w:fill="FFFFFF"/>
          <w:lang w:val="es-ES"/>
        </w:rPr>
        <w:t>of</w:t>
      </w:r>
      <w:proofErr w:type="spellEnd"/>
      <w:r w:rsidRPr="00406489">
        <w:rPr>
          <w:rFonts w:ascii="Times New Roman" w:hAnsi="Times New Roman" w:cs="Times New Roman"/>
          <w:color w:val="222222"/>
          <w:szCs w:val="24"/>
          <w:shd w:val="clear" w:color="auto" w:fill="FFFFFF"/>
          <w:lang w:val="es-ES"/>
        </w:rPr>
        <w:t xml:space="preserve"> </w:t>
      </w:r>
      <w:proofErr w:type="spellStart"/>
      <w:r w:rsidRPr="00406489">
        <w:rPr>
          <w:rFonts w:ascii="Times New Roman" w:hAnsi="Times New Roman" w:cs="Times New Roman"/>
          <w:color w:val="222222"/>
          <w:szCs w:val="24"/>
          <w:shd w:val="clear" w:color="auto" w:fill="FFFFFF"/>
          <w:lang w:val="es-ES"/>
        </w:rPr>
        <w:t>normative</w:t>
      </w:r>
      <w:proofErr w:type="spellEnd"/>
      <w:r w:rsidRPr="00406489">
        <w:rPr>
          <w:rFonts w:ascii="Times New Roman" w:hAnsi="Times New Roman" w:cs="Times New Roman"/>
          <w:color w:val="222222"/>
          <w:szCs w:val="24"/>
          <w:shd w:val="clear" w:color="auto" w:fill="FFFFFF"/>
          <w:lang w:val="es-ES"/>
        </w:rPr>
        <w:t xml:space="preserve"> data </w:t>
      </w:r>
      <w:proofErr w:type="spellStart"/>
      <w:r w:rsidRPr="00406489">
        <w:rPr>
          <w:rFonts w:ascii="Times New Roman" w:hAnsi="Times New Roman" w:cs="Times New Roman"/>
          <w:color w:val="222222"/>
          <w:szCs w:val="24"/>
          <w:shd w:val="clear" w:color="auto" w:fill="FFFFFF"/>
          <w:lang w:val="es-ES"/>
        </w:rPr>
        <w:t>for</w:t>
      </w:r>
      <w:proofErr w:type="spellEnd"/>
      <w:r w:rsidRPr="00406489">
        <w:rPr>
          <w:rFonts w:ascii="Times New Roman" w:hAnsi="Times New Roman" w:cs="Times New Roman"/>
          <w:color w:val="222222"/>
          <w:szCs w:val="24"/>
          <w:shd w:val="clear" w:color="auto" w:fill="FFFFFF"/>
          <w:lang w:val="es-ES"/>
        </w:rPr>
        <w:t xml:space="preserve"> </w:t>
      </w:r>
      <w:proofErr w:type="spellStart"/>
      <w:r w:rsidRPr="00406489">
        <w:rPr>
          <w:rFonts w:ascii="Times New Roman" w:hAnsi="Times New Roman" w:cs="Times New Roman"/>
          <w:color w:val="222222"/>
          <w:szCs w:val="24"/>
          <w:shd w:val="clear" w:color="auto" w:fill="FFFFFF"/>
          <w:lang w:val="es-ES"/>
        </w:rPr>
        <w:t>Spanish-speaking</w:t>
      </w:r>
      <w:proofErr w:type="spellEnd"/>
      <w:r w:rsidRPr="00406489">
        <w:rPr>
          <w:rFonts w:ascii="Times New Roman" w:hAnsi="Times New Roman" w:cs="Times New Roman"/>
          <w:color w:val="222222"/>
          <w:szCs w:val="24"/>
          <w:shd w:val="clear" w:color="auto" w:fill="FFFFFF"/>
          <w:lang w:val="es-ES"/>
        </w:rPr>
        <w:t xml:space="preserve"> </w:t>
      </w:r>
      <w:proofErr w:type="spellStart"/>
      <w:r w:rsidRPr="00406489">
        <w:rPr>
          <w:rFonts w:ascii="Times New Roman" w:hAnsi="Times New Roman" w:cs="Times New Roman"/>
          <w:color w:val="222222"/>
          <w:szCs w:val="24"/>
          <w:shd w:val="clear" w:color="auto" w:fill="FFFFFF"/>
          <w:lang w:val="es-ES"/>
        </w:rPr>
        <w:t>pediatric</w:t>
      </w:r>
      <w:proofErr w:type="spellEnd"/>
      <w:r w:rsidRPr="00406489">
        <w:rPr>
          <w:rFonts w:ascii="Times New Roman" w:hAnsi="Times New Roman" w:cs="Times New Roman"/>
          <w:color w:val="222222"/>
          <w:szCs w:val="24"/>
          <w:shd w:val="clear" w:color="auto" w:fill="FFFFFF"/>
          <w:lang w:val="es-ES"/>
        </w:rPr>
        <w:t xml:space="preserve"> </w:t>
      </w:r>
      <w:proofErr w:type="spellStart"/>
      <w:r w:rsidRPr="00406489">
        <w:rPr>
          <w:rFonts w:ascii="Times New Roman" w:hAnsi="Times New Roman" w:cs="Times New Roman"/>
          <w:color w:val="222222"/>
          <w:szCs w:val="24"/>
          <w:shd w:val="clear" w:color="auto" w:fill="FFFFFF"/>
          <w:lang w:val="es-ES"/>
        </w:rPr>
        <w:t>populations</w:t>
      </w:r>
      <w:proofErr w:type="spellEnd"/>
      <w:r w:rsidRPr="00406489">
        <w:rPr>
          <w:rFonts w:ascii="Times New Roman" w:hAnsi="Times New Roman" w:cs="Times New Roman"/>
          <w:color w:val="222222"/>
          <w:szCs w:val="24"/>
          <w:shd w:val="clear" w:color="auto" w:fill="FFFFFF"/>
          <w:lang w:val="es-ES"/>
        </w:rPr>
        <w:t>. </w:t>
      </w:r>
      <w:proofErr w:type="spellStart"/>
      <w:r w:rsidRPr="00893AB3">
        <w:rPr>
          <w:rFonts w:ascii="Times New Roman" w:hAnsi="Times New Roman" w:cs="Times New Roman"/>
          <w:i/>
          <w:iCs/>
          <w:color w:val="222222"/>
          <w:szCs w:val="24"/>
          <w:shd w:val="clear" w:color="auto" w:fill="FFFFFF"/>
          <w:lang w:val="es-ES"/>
        </w:rPr>
        <w:t>NeuroRehabilitation</w:t>
      </w:r>
      <w:proofErr w:type="spellEnd"/>
      <w:r w:rsidRPr="00893AB3">
        <w:rPr>
          <w:rFonts w:ascii="Times New Roman" w:hAnsi="Times New Roman" w:cs="Times New Roman"/>
          <w:color w:val="222222"/>
          <w:szCs w:val="24"/>
          <w:shd w:val="clear" w:color="auto" w:fill="FFFFFF"/>
          <w:lang w:val="es-ES"/>
        </w:rPr>
        <w:t>, </w:t>
      </w:r>
      <w:r w:rsidRPr="00893AB3">
        <w:rPr>
          <w:rFonts w:ascii="Times New Roman" w:hAnsi="Times New Roman" w:cs="Times New Roman"/>
          <w:i/>
          <w:iCs/>
          <w:color w:val="222222"/>
          <w:szCs w:val="24"/>
          <w:shd w:val="clear" w:color="auto" w:fill="FFFFFF"/>
          <w:lang w:val="es-ES"/>
        </w:rPr>
        <w:t>41</w:t>
      </w:r>
      <w:r w:rsidRPr="00893AB3">
        <w:rPr>
          <w:rFonts w:ascii="Times New Roman" w:hAnsi="Times New Roman" w:cs="Times New Roman"/>
          <w:color w:val="222222"/>
          <w:szCs w:val="24"/>
          <w:shd w:val="clear" w:color="auto" w:fill="FFFFFF"/>
          <w:lang w:val="es-ES"/>
        </w:rPr>
        <w:t>(3), 581-592.</w:t>
      </w:r>
    </w:p>
    <w:p w14:paraId="7D4FCB23" w14:textId="3BCAFA21" w:rsidR="00EF601F" w:rsidRDefault="00EF601F" w:rsidP="00406489">
      <w:pPr>
        <w:tabs>
          <w:tab w:val="left" w:pos="540"/>
        </w:tabs>
        <w:spacing w:after="0" w:line="480" w:lineRule="auto"/>
        <w:ind w:left="706" w:hanging="706"/>
        <w:jc w:val="both"/>
        <w:rPr>
          <w:rFonts w:ascii="Times New Roman" w:hAnsi="Times New Roman" w:cs="Times New Roman"/>
          <w:szCs w:val="24"/>
          <w:shd w:val="clear" w:color="auto" w:fill="FFFFFF"/>
          <w:lang w:val="es-ES"/>
        </w:rPr>
      </w:pPr>
      <w:r w:rsidRPr="00893AB3">
        <w:rPr>
          <w:rFonts w:ascii="Times New Roman" w:hAnsi="Times New Roman" w:cs="Times New Roman"/>
          <w:szCs w:val="24"/>
          <w:lang w:val="es-ES"/>
        </w:rPr>
        <w:t xml:space="preserve">Rivera, D., Ruiz, N.C., Gutiérrez-Hernández, C.C., </w:t>
      </w:r>
      <w:proofErr w:type="spellStart"/>
      <w:r w:rsidRPr="00893AB3">
        <w:rPr>
          <w:rFonts w:ascii="Times New Roman" w:hAnsi="Times New Roman" w:cs="Times New Roman"/>
          <w:szCs w:val="24"/>
          <w:lang w:val="es-ES"/>
        </w:rPr>
        <w:t>Calderon</w:t>
      </w:r>
      <w:proofErr w:type="spellEnd"/>
      <w:r w:rsidRPr="00893AB3">
        <w:rPr>
          <w:rFonts w:ascii="Times New Roman" w:hAnsi="Times New Roman" w:cs="Times New Roman"/>
          <w:szCs w:val="24"/>
          <w:lang w:val="es-ES"/>
        </w:rPr>
        <w:t xml:space="preserve"> Chaguala, J.A., De los Reyes Aragón, C.J., &amp; Arango-Lasprilla, J.C. (2019). Test de Aprendizaje Verbal de Hopkins-Revisado (HVLT-R). Datos normativos basados en regresiones múltiples para población colombiana. </w:t>
      </w:r>
      <w:r w:rsidRPr="00893AB3">
        <w:rPr>
          <w:rFonts w:ascii="Times New Roman" w:hAnsi="Times New Roman" w:cs="Times New Roman"/>
          <w:i/>
          <w:szCs w:val="24"/>
          <w:shd w:val="clear" w:color="auto" w:fill="FFFFFF"/>
          <w:lang w:val="es-ES"/>
        </w:rPr>
        <w:t>Revista</w:t>
      </w:r>
      <w:r w:rsidRPr="00893AB3">
        <w:rPr>
          <w:rFonts w:ascii="Times New Roman" w:hAnsi="Times New Roman" w:cs="Times New Roman"/>
          <w:szCs w:val="24"/>
          <w:shd w:val="clear" w:color="auto" w:fill="FFFFFF"/>
          <w:lang w:val="es-ES"/>
        </w:rPr>
        <w:t xml:space="preserve"> </w:t>
      </w:r>
      <w:r w:rsidRPr="00893AB3">
        <w:rPr>
          <w:rFonts w:ascii="Times New Roman" w:hAnsi="Times New Roman" w:cs="Times New Roman"/>
          <w:i/>
          <w:iCs/>
          <w:szCs w:val="24"/>
          <w:shd w:val="clear" w:color="auto" w:fill="FFFFFF"/>
          <w:lang w:val="es-ES"/>
        </w:rPr>
        <w:t>Iberoamericana De Neuropsicología</w:t>
      </w:r>
      <w:r w:rsidRPr="00893AB3">
        <w:rPr>
          <w:rFonts w:ascii="Times New Roman" w:hAnsi="Times New Roman" w:cs="Times New Roman"/>
          <w:szCs w:val="24"/>
          <w:shd w:val="clear" w:color="auto" w:fill="FFFFFF"/>
          <w:lang w:val="es-ES"/>
        </w:rPr>
        <w:t xml:space="preserve">, </w:t>
      </w:r>
      <w:r w:rsidRPr="00893AB3">
        <w:rPr>
          <w:rFonts w:ascii="Times New Roman" w:hAnsi="Times New Roman" w:cs="Times New Roman"/>
          <w:i/>
          <w:iCs/>
          <w:szCs w:val="24"/>
          <w:shd w:val="clear" w:color="auto" w:fill="FFFFFF"/>
          <w:lang w:val="es-ES"/>
        </w:rPr>
        <w:t>2</w:t>
      </w:r>
      <w:r w:rsidRPr="00893AB3">
        <w:rPr>
          <w:rFonts w:ascii="Times New Roman" w:hAnsi="Times New Roman" w:cs="Times New Roman"/>
          <w:szCs w:val="24"/>
          <w:shd w:val="clear" w:color="auto" w:fill="FFFFFF"/>
          <w:lang w:val="es-ES"/>
        </w:rPr>
        <w:t>(2), 1-13.</w:t>
      </w:r>
    </w:p>
    <w:p w14:paraId="74EA9835" w14:textId="656BD311" w:rsidR="004D27EA" w:rsidRPr="00893AB3" w:rsidRDefault="004D27EA" w:rsidP="00406489">
      <w:pPr>
        <w:tabs>
          <w:tab w:val="left" w:pos="540"/>
        </w:tabs>
        <w:spacing w:after="0" w:line="480" w:lineRule="auto"/>
        <w:ind w:left="706" w:hanging="706"/>
        <w:jc w:val="both"/>
        <w:rPr>
          <w:rFonts w:ascii="Times New Roman" w:hAnsi="Times New Roman" w:cs="Times New Roman"/>
          <w:szCs w:val="24"/>
          <w:lang w:val="es-ES"/>
        </w:rPr>
      </w:pPr>
      <w:proofErr w:type="spellStart"/>
      <w:r w:rsidRPr="004D27EA">
        <w:rPr>
          <w:rFonts w:ascii="Times New Roman" w:hAnsi="Times New Roman" w:cs="Times New Roman"/>
          <w:szCs w:val="24"/>
          <w:lang w:val="es-ES"/>
        </w:rPr>
        <w:t>Ruzzante</w:t>
      </w:r>
      <w:proofErr w:type="spellEnd"/>
      <w:r w:rsidRPr="004D27EA">
        <w:rPr>
          <w:rFonts w:ascii="Times New Roman" w:hAnsi="Times New Roman" w:cs="Times New Roman"/>
          <w:szCs w:val="24"/>
          <w:lang w:val="es-ES"/>
        </w:rPr>
        <w:t xml:space="preserve">, N. H. (2012). Efecto de la cultura en las pruebas neuropsicológicas: propuesta de un protocolo de evaluación (Doctoral </w:t>
      </w:r>
      <w:proofErr w:type="spellStart"/>
      <w:r w:rsidRPr="004D27EA">
        <w:rPr>
          <w:rFonts w:ascii="Times New Roman" w:hAnsi="Times New Roman" w:cs="Times New Roman"/>
          <w:szCs w:val="24"/>
          <w:lang w:val="es-ES"/>
        </w:rPr>
        <w:t>dissertation</w:t>
      </w:r>
      <w:proofErr w:type="spellEnd"/>
      <w:r w:rsidRPr="004D27EA">
        <w:rPr>
          <w:rFonts w:ascii="Times New Roman" w:hAnsi="Times New Roman" w:cs="Times New Roman"/>
          <w:szCs w:val="24"/>
          <w:lang w:val="es-ES"/>
        </w:rPr>
        <w:t>, Universidad de Granada).</w:t>
      </w:r>
    </w:p>
    <w:p w14:paraId="793105DB" w14:textId="77777777" w:rsidR="00EF601F" w:rsidRPr="00406489" w:rsidRDefault="00EF601F" w:rsidP="00406489">
      <w:pPr>
        <w:spacing w:after="0" w:line="480" w:lineRule="auto"/>
        <w:ind w:left="706" w:hanging="706"/>
        <w:jc w:val="both"/>
        <w:rPr>
          <w:rFonts w:ascii="Times New Roman" w:hAnsi="Times New Roman" w:cs="Times New Roman"/>
          <w:szCs w:val="24"/>
          <w:lang w:val="es-ES"/>
        </w:rPr>
      </w:pPr>
      <w:r w:rsidRPr="00893AB3">
        <w:rPr>
          <w:rFonts w:ascii="Times New Roman" w:hAnsi="Times New Roman" w:cs="Times New Roman"/>
          <w:color w:val="222222"/>
          <w:szCs w:val="24"/>
          <w:shd w:val="clear" w:color="auto" w:fill="FFFFFF"/>
          <w:lang w:val="es-ES"/>
        </w:rPr>
        <w:t xml:space="preserve">Van de </w:t>
      </w:r>
      <w:proofErr w:type="spellStart"/>
      <w:r w:rsidRPr="00893AB3">
        <w:rPr>
          <w:rFonts w:ascii="Times New Roman" w:hAnsi="Times New Roman" w:cs="Times New Roman"/>
          <w:color w:val="222222"/>
          <w:szCs w:val="24"/>
          <w:shd w:val="clear" w:color="auto" w:fill="FFFFFF"/>
          <w:lang w:val="es-ES"/>
        </w:rPr>
        <w:t>Vijver</w:t>
      </w:r>
      <w:proofErr w:type="spellEnd"/>
      <w:r w:rsidRPr="00893AB3">
        <w:rPr>
          <w:rFonts w:ascii="Times New Roman" w:hAnsi="Times New Roman" w:cs="Times New Roman"/>
          <w:color w:val="222222"/>
          <w:szCs w:val="24"/>
          <w:shd w:val="clear" w:color="auto" w:fill="FFFFFF"/>
          <w:lang w:val="es-ES"/>
        </w:rPr>
        <w:t xml:space="preserve">, F. J., Helms‐Lorenz, M., &amp; </w:t>
      </w:r>
      <w:proofErr w:type="spellStart"/>
      <w:r w:rsidRPr="00893AB3">
        <w:rPr>
          <w:rFonts w:ascii="Times New Roman" w:hAnsi="Times New Roman" w:cs="Times New Roman"/>
          <w:color w:val="222222"/>
          <w:szCs w:val="24"/>
          <w:shd w:val="clear" w:color="auto" w:fill="FFFFFF"/>
          <w:lang w:val="es-ES"/>
        </w:rPr>
        <w:t>Feltzer</w:t>
      </w:r>
      <w:proofErr w:type="spellEnd"/>
      <w:r w:rsidRPr="00893AB3">
        <w:rPr>
          <w:rFonts w:ascii="Times New Roman" w:hAnsi="Times New Roman" w:cs="Times New Roman"/>
          <w:color w:val="222222"/>
          <w:szCs w:val="24"/>
          <w:shd w:val="clear" w:color="auto" w:fill="FFFFFF"/>
          <w:lang w:val="es-ES"/>
        </w:rPr>
        <w:t xml:space="preserve">, M. J. (1999). </w:t>
      </w:r>
      <w:proofErr w:type="spellStart"/>
      <w:r w:rsidRPr="00893AB3">
        <w:rPr>
          <w:rFonts w:ascii="Times New Roman" w:hAnsi="Times New Roman" w:cs="Times New Roman"/>
          <w:color w:val="222222"/>
          <w:szCs w:val="24"/>
          <w:shd w:val="clear" w:color="auto" w:fill="FFFFFF"/>
          <w:lang w:val="es-ES"/>
        </w:rPr>
        <w:t>Acculturation</w:t>
      </w:r>
      <w:proofErr w:type="spellEnd"/>
      <w:r w:rsidRPr="00893AB3">
        <w:rPr>
          <w:rFonts w:ascii="Times New Roman" w:hAnsi="Times New Roman" w:cs="Times New Roman"/>
          <w:color w:val="222222"/>
          <w:szCs w:val="24"/>
          <w:shd w:val="clear" w:color="auto" w:fill="FFFFFF"/>
          <w:lang w:val="es-ES"/>
        </w:rPr>
        <w:t xml:space="preserve"> and </w:t>
      </w:r>
      <w:proofErr w:type="spellStart"/>
      <w:r w:rsidRPr="00893AB3">
        <w:rPr>
          <w:rFonts w:ascii="Times New Roman" w:hAnsi="Times New Roman" w:cs="Times New Roman"/>
          <w:color w:val="222222"/>
          <w:szCs w:val="24"/>
          <w:shd w:val="clear" w:color="auto" w:fill="FFFFFF"/>
          <w:lang w:val="es-ES"/>
        </w:rPr>
        <w:t>cognitive</w:t>
      </w:r>
      <w:proofErr w:type="spellEnd"/>
      <w:r w:rsidRPr="00893AB3">
        <w:rPr>
          <w:rFonts w:ascii="Times New Roman" w:hAnsi="Times New Roman" w:cs="Times New Roman"/>
          <w:color w:val="222222"/>
          <w:szCs w:val="24"/>
          <w:shd w:val="clear" w:color="auto" w:fill="FFFFFF"/>
          <w:lang w:val="es-ES"/>
        </w:rPr>
        <w:t xml:space="preserve"> performance </w:t>
      </w:r>
      <w:proofErr w:type="spellStart"/>
      <w:r w:rsidRPr="00893AB3">
        <w:rPr>
          <w:rFonts w:ascii="Times New Roman" w:hAnsi="Times New Roman" w:cs="Times New Roman"/>
          <w:color w:val="222222"/>
          <w:szCs w:val="24"/>
          <w:shd w:val="clear" w:color="auto" w:fill="FFFFFF"/>
          <w:lang w:val="es-ES"/>
        </w:rPr>
        <w:t>of</w:t>
      </w:r>
      <w:proofErr w:type="spellEnd"/>
      <w:r w:rsidRPr="00893AB3">
        <w:rPr>
          <w:rFonts w:ascii="Times New Roman" w:hAnsi="Times New Roman" w:cs="Times New Roman"/>
          <w:color w:val="222222"/>
          <w:szCs w:val="24"/>
          <w:shd w:val="clear" w:color="auto" w:fill="FFFFFF"/>
          <w:lang w:val="es-ES"/>
        </w:rPr>
        <w:t xml:space="preserve"> </w:t>
      </w:r>
      <w:proofErr w:type="spellStart"/>
      <w:r w:rsidRPr="00893AB3">
        <w:rPr>
          <w:rFonts w:ascii="Times New Roman" w:hAnsi="Times New Roman" w:cs="Times New Roman"/>
          <w:color w:val="222222"/>
          <w:szCs w:val="24"/>
          <w:shd w:val="clear" w:color="auto" w:fill="FFFFFF"/>
          <w:lang w:val="es-ES"/>
        </w:rPr>
        <w:t>migrant</w:t>
      </w:r>
      <w:proofErr w:type="spellEnd"/>
      <w:r w:rsidRPr="00893AB3">
        <w:rPr>
          <w:rFonts w:ascii="Times New Roman" w:hAnsi="Times New Roman" w:cs="Times New Roman"/>
          <w:color w:val="222222"/>
          <w:szCs w:val="24"/>
          <w:shd w:val="clear" w:color="auto" w:fill="FFFFFF"/>
          <w:lang w:val="es-ES"/>
        </w:rPr>
        <w:t xml:space="preserve"> </w:t>
      </w:r>
      <w:proofErr w:type="spellStart"/>
      <w:r w:rsidRPr="00893AB3">
        <w:rPr>
          <w:rFonts w:ascii="Times New Roman" w:hAnsi="Times New Roman" w:cs="Times New Roman"/>
          <w:color w:val="222222"/>
          <w:szCs w:val="24"/>
          <w:shd w:val="clear" w:color="auto" w:fill="FFFFFF"/>
          <w:lang w:val="es-ES"/>
        </w:rPr>
        <w:t>children</w:t>
      </w:r>
      <w:proofErr w:type="spellEnd"/>
      <w:r w:rsidRPr="00893AB3">
        <w:rPr>
          <w:rFonts w:ascii="Times New Roman" w:hAnsi="Times New Roman" w:cs="Times New Roman"/>
          <w:color w:val="222222"/>
          <w:szCs w:val="24"/>
          <w:shd w:val="clear" w:color="auto" w:fill="FFFFFF"/>
          <w:lang w:val="es-ES"/>
        </w:rPr>
        <w:t xml:space="preserve"> in </w:t>
      </w:r>
      <w:proofErr w:type="spellStart"/>
      <w:r w:rsidRPr="00893AB3">
        <w:rPr>
          <w:rFonts w:ascii="Times New Roman" w:hAnsi="Times New Roman" w:cs="Times New Roman"/>
          <w:color w:val="222222"/>
          <w:szCs w:val="24"/>
          <w:shd w:val="clear" w:color="auto" w:fill="FFFFFF"/>
          <w:lang w:val="es-ES"/>
        </w:rPr>
        <w:t>the</w:t>
      </w:r>
      <w:proofErr w:type="spellEnd"/>
      <w:r w:rsidRPr="00893AB3">
        <w:rPr>
          <w:rFonts w:ascii="Times New Roman" w:hAnsi="Times New Roman" w:cs="Times New Roman"/>
          <w:color w:val="222222"/>
          <w:szCs w:val="24"/>
          <w:shd w:val="clear" w:color="auto" w:fill="FFFFFF"/>
          <w:lang w:val="es-ES"/>
        </w:rPr>
        <w:t xml:space="preserve"> </w:t>
      </w:r>
      <w:proofErr w:type="spellStart"/>
      <w:r w:rsidRPr="00893AB3">
        <w:rPr>
          <w:rFonts w:ascii="Times New Roman" w:hAnsi="Times New Roman" w:cs="Times New Roman"/>
          <w:color w:val="222222"/>
          <w:szCs w:val="24"/>
          <w:shd w:val="clear" w:color="auto" w:fill="FFFFFF"/>
          <w:lang w:val="es-ES"/>
        </w:rPr>
        <w:t>Netherlands</w:t>
      </w:r>
      <w:proofErr w:type="spellEnd"/>
      <w:r w:rsidRPr="00893AB3">
        <w:rPr>
          <w:rFonts w:ascii="Times New Roman" w:hAnsi="Times New Roman" w:cs="Times New Roman"/>
          <w:color w:val="222222"/>
          <w:szCs w:val="24"/>
          <w:shd w:val="clear" w:color="auto" w:fill="FFFFFF"/>
          <w:lang w:val="es-ES"/>
        </w:rPr>
        <w:t>. </w:t>
      </w:r>
      <w:r w:rsidRPr="00406489">
        <w:rPr>
          <w:rFonts w:ascii="Times New Roman" w:hAnsi="Times New Roman" w:cs="Times New Roman"/>
          <w:i/>
          <w:iCs/>
          <w:color w:val="222222"/>
          <w:szCs w:val="24"/>
          <w:shd w:val="clear" w:color="auto" w:fill="FFFFFF"/>
          <w:lang w:val="es-ES"/>
        </w:rPr>
        <w:t xml:space="preserve">International </w:t>
      </w:r>
      <w:proofErr w:type="spellStart"/>
      <w:r w:rsidRPr="00406489">
        <w:rPr>
          <w:rFonts w:ascii="Times New Roman" w:hAnsi="Times New Roman" w:cs="Times New Roman"/>
          <w:i/>
          <w:iCs/>
          <w:color w:val="222222"/>
          <w:szCs w:val="24"/>
          <w:shd w:val="clear" w:color="auto" w:fill="FFFFFF"/>
          <w:lang w:val="es-ES"/>
        </w:rPr>
        <w:t>Journal</w:t>
      </w:r>
      <w:proofErr w:type="spellEnd"/>
      <w:r w:rsidRPr="00406489">
        <w:rPr>
          <w:rFonts w:ascii="Times New Roman" w:hAnsi="Times New Roman" w:cs="Times New Roman"/>
          <w:i/>
          <w:iCs/>
          <w:color w:val="222222"/>
          <w:szCs w:val="24"/>
          <w:shd w:val="clear" w:color="auto" w:fill="FFFFFF"/>
          <w:lang w:val="es-ES"/>
        </w:rPr>
        <w:t xml:space="preserve"> </w:t>
      </w:r>
      <w:proofErr w:type="spellStart"/>
      <w:r w:rsidRPr="00406489">
        <w:rPr>
          <w:rFonts w:ascii="Times New Roman" w:hAnsi="Times New Roman" w:cs="Times New Roman"/>
          <w:i/>
          <w:iCs/>
          <w:color w:val="222222"/>
          <w:szCs w:val="24"/>
          <w:shd w:val="clear" w:color="auto" w:fill="FFFFFF"/>
          <w:lang w:val="es-ES"/>
        </w:rPr>
        <w:t>of</w:t>
      </w:r>
      <w:proofErr w:type="spellEnd"/>
      <w:r w:rsidRPr="00406489">
        <w:rPr>
          <w:rFonts w:ascii="Times New Roman" w:hAnsi="Times New Roman" w:cs="Times New Roman"/>
          <w:i/>
          <w:iCs/>
          <w:color w:val="222222"/>
          <w:szCs w:val="24"/>
          <w:shd w:val="clear" w:color="auto" w:fill="FFFFFF"/>
          <w:lang w:val="es-ES"/>
        </w:rPr>
        <w:t xml:space="preserve"> </w:t>
      </w:r>
      <w:proofErr w:type="spellStart"/>
      <w:r w:rsidRPr="00406489">
        <w:rPr>
          <w:rFonts w:ascii="Times New Roman" w:hAnsi="Times New Roman" w:cs="Times New Roman"/>
          <w:i/>
          <w:iCs/>
          <w:color w:val="222222"/>
          <w:szCs w:val="24"/>
          <w:shd w:val="clear" w:color="auto" w:fill="FFFFFF"/>
          <w:lang w:val="es-ES"/>
        </w:rPr>
        <w:t>Psychology</w:t>
      </w:r>
      <w:proofErr w:type="spellEnd"/>
      <w:r w:rsidRPr="00406489">
        <w:rPr>
          <w:rFonts w:ascii="Times New Roman" w:hAnsi="Times New Roman" w:cs="Times New Roman"/>
          <w:color w:val="222222"/>
          <w:szCs w:val="24"/>
          <w:shd w:val="clear" w:color="auto" w:fill="FFFFFF"/>
          <w:lang w:val="es-ES"/>
        </w:rPr>
        <w:t>, </w:t>
      </w:r>
      <w:r w:rsidRPr="00406489">
        <w:rPr>
          <w:rFonts w:ascii="Times New Roman" w:hAnsi="Times New Roman" w:cs="Times New Roman"/>
          <w:i/>
          <w:iCs/>
          <w:color w:val="222222"/>
          <w:szCs w:val="24"/>
          <w:shd w:val="clear" w:color="auto" w:fill="FFFFFF"/>
          <w:lang w:val="es-ES"/>
        </w:rPr>
        <w:t>34</w:t>
      </w:r>
      <w:r w:rsidRPr="00406489">
        <w:rPr>
          <w:rFonts w:ascii="Times New Roman" w:hAnsi="Times New Roman" w:cs="Times New Roman"/>
          <w:color w:val="222222"/>
          <w:szCs w:val="24"/>
          <w:shd w:val="clear" w:color="auto" w:fill="FFFFFF"/>
          <w:lang w:val="es-ES"/>
        </w:rPr>
        <w:t>(3), 149-162.</w:t>
      </w:r>
    </w:p>
    <w:p w14:paraId="68BAA468" w14:textId="77777777" w:rsidR="00EF601F" w:rsidRPr="00893AB3" w:rsidRDefault="00EF601F" w:rsidP="00406489">
      <w:pPr>
        <w:spacing w:after="0" w:line="480" w:lineRule="auto"/>
        <w:ind w:left="706" w:hanging="706"/>
        <w:jc w:val="both"/>
        <w:rPr>
          <w:rFonts w:ascii="Times New Roman" w:eastAsia="Times New Roman" w:hAnsi="Times New Roman" w:cs="Times New Roman"/>
          <w:szCs w:val="24"/>
          <w:lang w:val="es-ES"/>
        </w:rPr>
      </w:pPr>
      <w:r w:rsidRPr="00406489">
        <w:rPr>
          <w:rFonts w:ascii="Times New Roman" w:eastAsia="Times New Roman" w:hAnsi="Times New Roman" w:cs="Times New Roman"/>
          <w:szCs w:val="24"/>
          <w:lang w:val="es-ES"/>
        </w:rPr>
        <w:t xml:space="preserve">Wong, C. E. I., </w:t>
      </w:r>
      <w:proofErr w:type="spellStart"/>
      <w:r w:rsidRPr="00406489">
        <w:rPr>
          <w:rFonts w:ascii="Times New Roman" w:eastAsia="Times New Roman" w:hAnsi="Times New Roman" w:cs="Times New Roman"/>
          <w:szCs w:val="24"/>
          <w:lang w:val="es-ES"/>
        </w:rPr>
        <w:t>Cotrena</w:t>
      </w:r>
      <w:proofErr w:type="spellEnd"/>
      <w:r w:rsidRPr="00406489">
        <w:rPr>
          <w:rFonts w:ascii="Times New Roman" w:eastAsia="Times New Roman" w:hAnsi="Times New Roman" w:cs="Times New Roman"/>
          <w:szCs w:val="24"/>
          <w:lang w:val="es-ES"/>
        </w:rPr>
        <w:t xml:space="preserve">, C., </w:t>
      </w:r>
      <w:proofErr w:type="spellStart"/>
      <w:r w:rsidRPr="00406489">
        <w:rPr>
          <w:rFonts w:ascii="Times New Roman" w:eastAsia="Times New Roman" w:hAnsi="Times New Roman" w:cs="Times New Roman"/>
          <w:szCs w:val="24"/>
          <w:lang w:val="es-ES"/>
        </w:rPr>
        <w:t>Mojardín</w:t>
      </w:r>
      <w:proofErr w:type="spellEnd"/>
      <w:r w:rsidRPr="00406489">
        <w:rPr>
          <w:rFonts w:ascii="Times New Roman" w:eastAsia="Times New Roman" w:hAnsi="Times New Roman" w:cs="Times New Roman"/>
          <w:szCs w:val="24"/>
          <w:lang w:val="es-ES"/>
        </w:rPr>
        <w:t xml:space="preserve">, A. H., </w:t>
      </w:r>
      <w:proofErr w:type="spellStart"/>
      <w:r w:rsidRPr="00406489">
        <w:rPr>
          <w:rFonts w:ascii="Times New Roman" w:eastAsia="Times New Roman" w:hAnsi="Times New Roman" w:cs="Times New Roman"/>
          <w:szCs w:val="24"/>
          <w:lang w:val="es-ES"/>
        </w:rPr>
        <w:t>Gauthier</w:t>
      </w:r>
      <w:proofErr w:type="spellEnd"/>
      <w:r w:rsidRPr="00406489">
        <w:rPr>
          <w:rFonts w:ascii="Times New Roman" w:eastAsia="Times New Roman" w:hAnsi="Times New Roman" w:cs="Times New Roman"/>
          <w:szCs w:val="24"/>
          <w:lang w:val="es-ES"/>
        </w:rPr>
        <w:t xml:space="preserve">, L., </w:t>
      </w:r>
      <w:proofErr w:type="spellStart"/>
      <w:r w:rsidRPr="00406489">
        <w:rPr>
          <w:rFonts w:ascii="Times New Roman" w:eastAsia="Times New Roman" w:hAnsi="Times New Roman" w:cs="Times New Roman"/>
          <w:szCs w:val="24"/>
          <w:lang w:val="es-ES"/>
        </w:rPr>
        <w:t>Joanette</w:t>
      </w:r>
      <w:proofErr w:type="spellEnd"/>
      <w:r w:rsidRPr="00406489">
        <w:rPr>
          <w:rFonts w:ascii="Times New Roman" w:eastAsia="Times New Roman" w:hAnsi="Times New Roman" w:cs="Times New Roman"/>
          <w:szCs w:val="24"/>
          <w:lang w:val="es-ES"/>
        </w:rPr>
        <w:t xml:space="preserve">, Y., &amp; Fonseca, R. P. (2012). </w:t>
      </w:r>
      <w:r w:rsidRPr="00893AB3">
        <w:rPr>
          <w:rFonts w:ascii="Times New Roman" w:eastAsia="Times New Roman" w:hAnsi="Times New Roman" w:cs="Times New Roman"/>
          <w:szCs w:val="24"/>
          <w:lang w:val="es-ES"/>
        </w:rPr>
        <w:t xml:space="preserve">Test de las campanas: Un estudio transcultural entre Brasil y México. </w:t>
      </w:r>
      <w:proofErr w:type="spellStart"/>
      <w:r w:rsidRPr="00406489">
        <w:rPr>
          <w:rFonts w:ascii="Times New Roman" w:eastAsia="Times New Roman" w:hAnsi="Times New Roman" w:cs="Times New Roman"/>
          <w:szCs w:val="24"/>
          <w:lang w:val="es-ES"/>
        </w:rPr>
        <w:t>Bells</w:t>
      </w:r>
      <w:proofErr w:type="spellEnd"/>
      <w:r w:rsidRPr="00406489">
        <w:rPr>
          <w:rFonts w:ascii="Times New Roman" w:eastAsia="Times New Roman" w:hAnsi="Times New Roman" w:cs="Times New Roman"/>
          <w:szCs w:val="24"/>
          <w:lang w:val="es-ES"/>
        </w:rPr>
        <w:t xml:space="preserve"> test: A </w:t>
      </w:r>
      <w:proofErr w:type="spellStart"/>
      <w:r w:rsidRPr="00406489">
        <w:rPr>
          <w:rFonts w:ascii="Times New Roman" w:eastAsia="Times New Roman" w:hAnsi="Times New Roman" w:cs="Times New Roman"/>
          <w:szCs w:val="24"/>
          <w:lang w:val="es-ES"/>
        </w:rPr>
        <w:t>cross</w:t>
      </w:r>
      <w:proofErr w:type="spellEnd"/>
      <w:r w:rsidRPr="00406489">
        <w:rPr>
          <w:rFonts w:ascii="Times New Roman" w:eastAsia="Times New Roman" w:hAnsi="Times New Roman" w:cs="Times New Roman"/>
          <w:szCs w:val="24"/>
          <w:lang w:val="es-ES"/>
        </w:rPr>
        <w:t xml:space="preserve">-cultural </w:t>
      </w:r>
      <w:proofErr w:type="spellStart"/>
      <w:r w:rsidRPr="00406489">
        <w:rPr>
          <w:rFonts w:ascii="Times New Roman" w:eastAsia="Times New Roman" w:hAnsi="Times New Roman" w:cs="Times New Roman"/>
          <w:szCs w:val="24"/>
          <w:lang w:val="es-ES"/>
        </w:rPr>
        <w:t>study</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between</w:t>
      </w:r>
      <w:proofErr w:type="spellEnd"/>
      <w:r w:rsidRPr="00406489">
        <w:rPr>
          <w:rFonts w:ascii="Times New Roman" w:eastAsia="Times New Roman" w:hAnsi="Times New Roman" w:cs="Times New Roman"/>
          <w:szCs w:val="24"/>
          <w:lang w:val="es-ES"/>
        </w:rPr>
        <w:t xml:space="preserve"> </w:t>
      </w:r>
      <w:proofErr w:type="spellStart"/>
      <w:r w:rsidRPr="00406489">
        <w:rPr>
          <w:rFonts w:ascii="Times New Roman" w:eastAsia="Times New Roman" w:hAnsi="Times New Roman" w:cs="Times New Roman"/>
          <w:szCs w:val="24"/>
          <w:lang w:val="es-ES"/>
        </w:rPr>
        <w:t>Brazil</w:t>
      </w:r>
      <w:proofErr w:type="spellEnd"/>
      <w:r w:rsidRPr="00406489">
        <w:rPr>
          <w:rFonts w:ascii="Times New Roman" w:eastAsia="Times New Roman" w:hAnsi="Times New Roman" w:cs="Times New Roman"/>
          <w:szCs w:val="24"/>
          <w:lang w:val="es-ES"/>
        </w:rPr>
        <w:t xml:space="preserve"> and </w:t>
      </w:r>
      <w:proofErr w:type="spellStart"/>
      <w:r w:rsidRPr="00406489">
        <w:rPr>
          <w:rFonts w:ascii="Times New Roman" w:eastAsia="Times New Roman" w:hAnsi="Times New Roman" w:cs="Times New Roman"/>
          <w:szCs w:val="24"/>
          <w:lang w:val="es-ES"/>
        </w:rPr>
        <w:t>Mexico</w:t>
      </w:r>
      <w:proofErr w:type="spellEnd"/>
      <w:r w:rsidRPr="00406489">
        <w:rPr>
          <w:rFonts w:ascii="Times New Roman" w:eastAsia="Times New Roman" w:hAnsi="Times New Roman" w:cs="Times New Roman"/>
          <w:szCs w:val="24"/>
          <w:lang w:val="es-ES"/>
        </w:rPr>
        <w:t xml:space="preserve">. </w:t>
      </w:r>
      <w:r w:rsidRPr="00893AB3">
        <w:rPr>
          <w:rFonts w:ascii="Times New Roman" w:eastAsia="Times New Roman" w:hAnsi="Times New Roman" w:cs="Times New Roman"/>
          <w:szCs w:val="24"/>
          <w:lang w:val="es-ES"/>
        </w:rPr>
        <w:t>Cuadernos de Neuropsicología/</w:t>
      </w:r>
      <w:proofErr w:type="spellStart"/>
      <w:r w:rsidRPr="00893AB3">
        <w:rPr>
          <w:rFonts w:ascii="Times New Roman" w:eastAsia="Times New Roman" w:hAnsi="Times New Roman" w:cs="Times New Roman"/>
          <w:szCs w:val="24"/>
          <w:lang w:val="es-ES"/>
        </w:rPr>
        <w:t>Panamerican</w:t>
      </w:r>
      <w:proofErr w:type="spellEnd"/>
      <w:r w:rsidRPr="00893AB3">
        <w:rPr>
          <w:rFonts w:ascii="Times New Roman" w:eastAsia="Times New Roman" w:hAnsi="Times New Roman" w:cs="Times New Roman"/>
          <w:szCs w:val="24"/>
          <w:lang w:val="es-ES"/>
        </w:rPr>
        <w:t xml:space="preserve"> </w:t>
      </w:r>
      <w:proofErr w:type="spellStart"/>
      <w:r w:rsidRPr="00893AB3">
        <w:rPr>
          <w:rFonts w:ascii="Times New Roman" w:eastAsia="Times New Roman" w:hAnsi="Times New Roman" w:cs="Times New Roman"/>
          <w:szCs w:val="24"/>
          <w:lang w:val="es-ES"/>
        </w:rPr>
        <w:t>Journal</w:t>
      </w:r>
      <w:proofErr w:type="spellEnd"/>
      <w:r w:rsidRPr="00893AB3">
        <w:rPr>
          <w:rFonts w:ascii="Times New Roman" w:eastAsia="Times New Roman" w:hAnsi="Times New Roman" w:cs="Times New Roman"/>
          <w:szCs w:val="24"/>
          <w:lang w:val="es-ES"/>
        </w:rPr>
        <w:t xml:space="preserve"> </w:t>
      </w:r>
      <w:proofErr w:type="spellStart"/>
      <w:r w:rsidRPr="00893AB3">
        <w:rPr>
          <w:rFonts w:ascii="Times New Roman" w:eastAsia="Times New Roman" w:hAnsi="Times New Roman" w:cs="Times New Roman"/>
          <w:szCs w:val="24"/>
          <w:lang w:val="es-ES"/>
        </w:rPr>
        <w:t>of</w:t>
      </w:r>
      <w:proofErr w:type="spellEnd"/>
      <w:r w:rsidRPr="00893AB3">
        <w:rPr>
          <w:rFonts w:ascii="Times New Roman" w:eastAsia="Times New Roman" w:hAnsi="Times New Roman" w:cs="Times New Roman"/>
          <w:szCs w:val="24"/>
          <w:lang w:val="es-ES"/>
        </w:rPr>
        <w:t xml:space="preserve"> </w:t>
      </w:r>
      <w:proofErr w:type="spellStart"/>
      <w:r w:rsidRPr="00893AB3">
        <w:rPr>
          <w:rFonts w:ascii="Times New Roman" w:eastAsia="Times New Roman" w:hAnsi="Times New Roman" w:cs="Times New Roman"/>
          <w:szCs w:val="24"/>
          <w:lang w:val="es-ES"/>
        </w:rPr>
        <w:t>Neuropsychology</w:t>
      </w:r>
      <w:proofErr w:type="spellEnd"/>
      <w:r w:rsidRPr="00893AB3">
        <w:rPr>
          <w:rFonts w:ascii="Times New Roman" w:eastAsia="Times New Roman" w:hAnsi="Times New Roman" w:cs="Times New Roman"/>
          <w:szCs w:val="24"/>
          <w:lang w:val="es-ES"/>
        </w:rPr>
        <w:t>.</w:t>
      </w:r>
    </w:p>
    <w:p w14:paraId="5B4221BD" w14:textId="77777777" w:rsidR="00EF601F" w:rsidRPr="00406489" w:rsidRDefault="00EF601F" w:rsidP="00406489">
      <w:pPr>
        <w:jc w:val="both"/>
        <w:rPr>
          <w:rFonts w:ascii="Times New Roman" w:hAnsi="Times New Roman" w:cs="Times New Roman"/>
          <w:lang w:val="es-ES"/>
        </w:rPr>
      </w:pPr>
    </w:p>
    <w:p w14:paraId="6BCAA60F" w14:textId="4415D9F1" w:rsidR="00EF601F" w:rsidRPr="00406489" w:rsidRDefault="00EF601F" w:rsidP="00406489">
      <w:pPr>
        <w:jc w:val="both"/>
        <w:rPr>
          <w:rFonts w:ascii="Times New Roman" w:hAnsi="Times New Roman" w:cs="Times New Roman"/>
          <w:lang w:val="es-ES"/>
        </w:rPr>
      </w:pPr>
    </w:p>
    <w:sectPr w:rsidR="00EF601F" w:rsidRPr="00406489" w:rsidSect="00F11CEF">
      <w:pgSz w:w="12240" w:h="15840"/>
      <w:pgMar w:top="1134"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Andrea   Ramirez Varela" w:date="2020-11-05T08:22:00Z" w:initials="AV">
    <w:p w14:paraId="2DE92312" w14:textId="70F98CF5" w:rsidR="0A6CEBF7" w:rsidRDefault="0A6CEBF7">
      <w:r>
        <w:t xml:space="preserve">como </w:t>
      </w:r>
      <w:proofErr w:type="spellStart"/>
      <w:r>
        <w:t>asi</w:t>
      </w:r>
      <w:proofErr w:type="spellEnd"/>
      <w:r>
        <w:t xml:space="preserve"> inciden? ser </w:t>
      </w:r>
      <w:proofErr w:type="spellStart"/>
      <w:r>
        <w:t>mas</w:t>
      </w:r>
      <w:proofErr w:type="spellEnd"/>
      <w:r>
        <w:t xml:space="preserve"> especifico y usar </w:t>
      </w:r>
      <w:proofErr w:type="spellStart"/>
      <w:r>
        <w:t>terminologia</w:t>
      </w:r>
      <w:proofErr w:type="spellEnd"/>
      <w:r>
        <w:t xml:space="preserve"> </w:t>
      </w:r>
      <w:proofErr w:type="spellStart"/>
      <w:r>
        <w:t>epidemiologica</w:t>
      </w:r>
      <w:proofErr w:type="spellEnd"/>
      <w:r>
        <w:t xml:space="preserve"> </w:t>
      </w:r>
      <w:r>
        <w:annotationRef/>
      </w:r>
    </w:p>
  </w:comment>
  <w:comment w:id="2" w:author="Sandra Patricia Martinez Cabezas" w:date="2020-11-03T10:48:00Z" w:initials="SC">
    <w:p w14:paraId="00D02940" w14:textId="14826542" w:rsidR="0099BC9A" w:rsidRDefault="0099BC9A">
      <w:r>
        <w:t>Sugiero que el resultado se escriba de forma más contundente.</w:t>
      </w:r>
      <w:r>
        <w:annotationRef/>
      </w:r>
      <w:r>
        <w:annotationRef/>
      </w:r>
    </w:p>
  </w:comment>
  <w:comment w:id="6" w:author="Sandra Patricia Martinez Cabezas" w:date="2020-11-03T21:23:00Z" w:initials="SC">
    <w:p w14:paraId="1763DCBF" w14:textId="7736E053" w:rsidR="0BCC3909" w:rsidRDefault="0BCC3909">
      <w:r>
        <w:t>¿Cumplen con los descriptores?</w:t>
      </w:r>
      <w:r>
        <w:annotationRef/>
      </w:r>
    </w:p>
  </w:comment>
  <w:comment w:id="8" w:author="Andrea   Ramirez Varela" w:date="2020-11-05T08:28:00Z" w:initials="AV">
    <w:p w14:paraId="34CB1C4F" w14:textId="22F69F70" w:rsidR="0A6CEBF7" w:rsidRDefault="0A6CEBF7">
      <w:r>
        <w:t>Carlos explicar muy bien porque seleccionaste estos dominios</w:t>
      </w:r>
      <w:r>
        <w:annotationRef/>
      </w:r>
    </w:p>
  </w:comment>
  <w:comment w:id="11" w:author="Andrea   Ramirez Varela" w:date="2020-11-05T08:35:00Z" w:initials="AV">
    <w:p w14:paraId="3ECFA197" w14:textId="53331B06" w:rsidR="0A6CEBF7" w:rsidRDefault="0A6CEBF7">
      <w:r>
        <w:t>esto hay que resaltarlo y decir que es un grupo poco estudiado y el valor que agrega tu estudio a la literatura</w:t>
      </w:r>
      <w:r>
        <w:annotationRef/>
      </w:r>
    </w:p>
  </w:comment>
  <w:comment w:id="21" w:author="Sandra Patricia Martinez Cabezas" w:date="2020-11-03T21:30:00Z" w:initials="SC">
    <w:p w14:paraId="33893DA0" w14:textId="260FCFC6" w:rsidR="0BCC3909" w:rsidRDefault="50919B60" w:rsidP="50919B60">
      <w:r>
        <w:t xml:space="preserve">¿Este resultado qué implicaciones puede tener para la población estudiada? </w:t>
      </w:r>
      <w:r w:rsidR="0BCC3909">
        <w:annotationRef/>
      </w:r>
    </w:p>
    <w:p w14:paraId="27A96833" w14:textId="5E643C1E" w:rsidR="0BCC3909" w:rsidRDefault="50919B60" w:rsidP="50919B60">
      <w:r>
        <w:t>Sugiero que se discutan más los hallazgos tratando de explicar las diferencias o similitudes por sexo, cuando tienen roles diferentes y en especial cuando las mujeres han sido menos educadas y tienen menores ingresos que los hombres.</w:t>
      </w:r>
      <w:r w:rsidR="0BCC3909">
        <w:annotationRef/>
      </w:r>
    </w:p>
  </w:comment>
  <w:comment w:id="25" w:author="Natalia Jaramillo" w:date="2020-11-05T15:14:00Z" w:initials="NJ">
    <w:p w14:paraId="58E37CDB" w14:textId="72690601" w:rsidR="4D805283" w:rsidRDefault="4D805283">
      <w:r>
        <w:t xml:space="preserve">Muy </w:t>
      </w:r>
      <w:proofErr w:type="gramStart"/>
      <w:r>
        <w:t>coloquial .</w:t>
      </w:r>
      <w:proofErr w:type="gramEnd"/>
      <w:r>
        <w:t xml:space="preserve"> Reescribir</w:t>
      </w:r>
      <w:r>
        <w:annotationRef/>
      </w:r>
    </w:p>
  </w:comment>
  <w:comment w:id="24" w:author="Sandra Patricia Martinez Cabezas" w:date="2020-11-04T09:07:00Z" w:initials="SC">
    <w:p w14:paraId="165FBD26" w14:textId="5306D641" w:rsidR="0BCC3909" w:rsidRDefault="0BCC3909">
      <w:r>
        <w:t>¿Es esto positivo o negativo para la comunidad Embera Chami? sugiero profundizar más en la discusión sobre este hallazgo.</w:t>
      </w:r>
      <w:r>
        <w:annotationRef/>
      </w:r>
    </w:p>
  </w:comment>
  <w:comment w:id="33" w:author="Andrea   Ramirez Varela" w:date="2020-11-05T08:33:00Z" w:initials="AV">
    <w:p w14:paraId="4708BB3A" w14:textId="40C4B6D5" w:rsidR="0A6CEBF7" w:rsidRDefault="0A6CEBF7">
      <w:r>
        <w:t xml:space="preserve">esto no va en la </w:t>
      </w:r>
      <w:proofErr w:type="spellStart"/>
      <w:r>
        <w:t>discusion</w:t>
      </w:r>
      <w:proofErr w:type="spellEnd"/>
      <w:r>
        <w:t xml:space="preserve">, esto ya lo explicas en </w:t>
      </w:r>
      <w:proofErr w:type="spellStart"/>
      <w:r>
        <w:t>metodso</w:t>
      </w:r>
      <w:proofErr w:type="spellEnd"/>
      <w:r>
        <w:t xml:space="preserve"> y resultados</w:t>
      </w:r>
      <w:r>
        <w:annotationRef/>
      </w:r>
    </w:p>
  </w:comment>
  <w:comment w:id="35" w:author="Natalia Jaramillo" w:date="2020-11-05T15:14:00Z" w:initials="NJ">
    <w:p w14:paraId="6F44A7F3" w14:textId="71FE298C" w:rsidR="4D805283" w:rsidRDefault="4D805283">
      <w:r>
        <w:t>este no es el término correcto</w:t>
      </w:r>
      <w:r>
        <w:annotationRef/>
      </w:r>
    </w:p>
  </w:comment>
  <w:comment w:id="48" w:author="Sandra Patricia Martinez Cabezas" w:date="2020-11-04T09:11:00Z" w:initials="SC">
    <w:p w14:paraId="7F6F7C0C" w14:textId="7B87D71C" w:rsidR="0BCC3909" w:rsidRDefault="50919B60" w:rsidP="50919B60">
      <w:r>
        <w:t>Interesante, teniendo en cuenta que los mayores de 50 representan menos del 10% de la población estudiada.</w:t>
      </w:r>
      <w:r w:rsidR="0BCC3909">
        <w:annotationRef/>
      </w:r>
    </w:p>
    <w:p w14:paraId="67F9923A" w14:textId="59D05060" w:rsidR="0BCC3909" w:rsidRDefault="0BCC3909" w:rsidP="50919B60"/>
    <w:p w14:paraId="43C61258" w14:textId="06A6E04A" w:rsidR="0BCC3909" w:rsidRDefault="50919B60" w:rsidP="50919B60">
      <w:r>
        <w:t xml:space="preserve">Sugiero que se discutan estos resultados teniendo en cuenta la estructura por edad de la población estudiada. Claramente es una población joven y que podría estar transitando por la segunda fase de transición demográfica. </w:t>
      </w:r>
      <w:proofErr w:type="gramStart"/>
      <w:r>
        <w:t>Qué pueden significar estas asociaciones encontradas de cara a la estructura de la población?</w:t>
      </w:r>
      <w:proofErr w:type="gramEnd"/>
      <w:r>
        <w:t xml:space="preserve"> </w:t>
      </w:r>
      <w:r w:rsidR="0BCC3909">
        <w:annotationRef/>
      </w:r>
    </w:p>
  </w:comment>
  <w:comment w:id="53" w:author="Natalia Jaramillo" w:date="2020-11-05T15:16:00Z" w:initials="NJ">
    <w:p w14:paraId="6551B6D0" w14:textId="26984084" w:rsidR="4D805283" w:rsidRDefault="4D805283">
      <w:r>
        <w:t>reescribir</w:t>
      </w:r>
      <w:r>
        <w:annotationRef/>
      </w:r>
    </w:p>
  </w:comment>
  <w:comment w:id="54" w:author="Natalia Jaramillo" w:date="2020-11-05T15:16:00Z" w:initials="NJ">
    <w:p w14:paraId="4A3AB46F" w14:textId="6AF4784C" w:rsidR="4D805283" w:rsidRDefault="4D805283">
      <w:r>
        <w:t xml:space="preserve">lo anterior debido a... </w:t>
      </w:r>
      <w:r>
        <w:annotationRef/>
      </w:r>
    </w:p>
  </w:comment>
  <w:comment w:id="58" w:author="Natalia Jaramillo" w:date="2020-11-05T15:17:00Z" w:initials="NJ">
    <w:p w14:paraId="438A2717" w14:textId="6E90122B" w:rsidR="4D805283" w:rsidRDefault="4D805283">
      <w:r>
        <w:t>mejorar la redacción de toda la oración.</w:t>
      </w:r>
      <w:r>
        <w:annotationRef/>
      </w:r>
    </w:p>
  </w:comment>
  <w:comment w:id="64" w:author="Sandra Patricia Martinez Cabezas" w:date="2020-11-03T21:39:00Z" w:initials="SC">
    <w:p w14:paraId="3FF827FE" w14:textId="048DA6B0" w:rsidR="0BCC3909" w:rsidRDefault="0BCC3909">
      <w:r>
        <w:t>¿Y qué se podría decir de lo que no tuvo asociación alguna?</w:t>
      </w:r>
      <w:r>
        <w:annotationRef/>
      </w:r>
    </w:p>
  </w:comment>
  <w:comment w:id="62" w:author="Sandra Patricia Martinez Cabezas" w:date="2020-11-04T09:13:00Z" w:initials="SC">
    <w:p w14:paraId="67834A16" w14:textId="6897DF54" w:rsidR="0BCC3909" w:rsidRDefault="0BCC3909">
      <w:r>
        <w:t xml:space="preserve">¿posiblemente por el conflicto </w:t>
      </w:r>
      <w:proofErr w:type="gramStart"/>
      <w:r>
        <w:t>armado?¿</w:t>
      </w:r>
      <w:proofErr w:type="gramEnd"/>
      <w:r>
        <w:t>minería?</w:t>
      </w:r>
      <w:r>
        <w:annotationRef/>
      </w:r>
      <w:r>
        <w:annotationRef/>
      </w:r>
    </w:p>
  </w:comment>
  <w:comment w:id="63" w:author="Natalia Jaramillo" w:date="2020-11-05T15:17:00Z" w:initials="NJ">
    <w:p w14:paraId="68FFD24D" w14:textId="39CDCF93" w:rsidR="4D805283" w:rsidRDefault="4D805283">
      <w:r>
        <w:t>Mejorar redacción</w:t>
      </w:r>
      <w:r>
        <w:annotationRef/>
      </w:r>
    </w:p>
  </w:comment>
  <w:comment w:id="65" w:author="Andrea   Ramirez Varela" w:date="2020-11-05T08:34:00Z" w:initials="AV">
    <w:p w14:paraId="0412A17F" w14:textId="2E75D53B" w:rsidR="0A6CEBF7" w:rsidRDefault="0A6CEBF7">
      <w:r>
        <w:t xml:space="preserve">este punto es importante y debes discutir con mayor detalle y reformularlo como un hallazgo </w:t>
      </w:r>
      <w:proofErr w:type="spellStart"/>
      <w:r>
        <w:t>importnate</w:t>
      </w:r>
      <w:proofErr w:type="spellEnd"/>
      <w:r>
        <w:t xml:space="preserve"> derivado de la literatura y de la </w:t>
      </w:r>
      <w:proofErr w:type="spellStart"/>
      <w:r>
        <w:t>limitacion</w:t>
      </w:r>
      <w:proofErr w:type="spellEnd"/>
      <w:r>
        <w:t xml:space="preserve"> de no poder comparar con otros grupos ni </w:t>
      </w:r>
      <w:proofErr w:type="spellStart"/>
      <w:r>
        <w:t>poblacion</w:t>
      </w:r>
      <w:proofErr w:type="spellEnd"/>
      <w:r>
        <w:t xml:space="preserve"> colombiana</w:t>
      </w:r>
      <w:r>
        <w:annotationRef/>
      </w:r>
    </w:p>
  </w:comment>
  <w:comment w:id="69" w:author="Sandra Patricia Martinez Cabezas" w:date="2020-11-04T09:23:00Z" w:initials="SC">
    <w:p w14:paraId="658AFFCF" w14:textId="59EDA173" w:rsidR="0BCC3909" w:rsidRDefault="50919B60" w:rsidP="50919B60">
      <w:r>
        <w:t>En general percibo que falta mayor interpretación de los resultados, en especial sobre las variables sexo, escolaridad y edad</w:t>
      </w:r>
      <w:r w:rsidR="0BCC3909">
        <w:annotationRef/>
      </w:r>
      <w:r w:rsidR="0BCC3909">
        <w:annotationRef/>
      </w:r>
    </w:p>
  </w:comment>
  <w:comment w:id="75" w:author="Sandra Patricia Martinez Cabezas" w:date="2020-11-03T21:25:00Z" w:initials="SC">
    <w:p w14:paraId="407FCCE9" w14:textId="263D16FF" w:rsidR="0BCC3909" w:rsidRDefault="0BCC3909">
      <w:r>
        <w:t xml:space="preserve">¿Cuáles son los sesgos del estudio y cómo pudieron afectar los </w:t>
      </w:r>
      <w:proofErr w:type="gramStart"/>
      <w:r>
        <w:t>resultados ?</w:t>
      </w:r>
      <w:proofErr w:type="gramEnd"/>
      <w:r>
        <w:annotationRef/>
      </w:r>
    </w:p>
  </w:comment>
  <w:comment w:id="72" w:author="Andrea   Ramirez Varela" w:date="2020-11-05T08:36:00Z" w:initials="AV">
    <w:p w14:paraId="7DEF87CC" w14:textId="52D210D0" w:rsidR="0A6CEBF7" w:rsidRDefault="0A6CEBF7">
      <w:proofErr w:type="gramStart"/>
      <w:r>
        <w:t>PORQUE ESTAS LIMITACIONES SON UN PROBLEMA?</w:t>
      </w:r>
      <w:proofErr w:type="gramEnd"/>
      <w:r>
        <w:t xml:space="preserve"> DEBES EXPLICAR CADA UNA DESDE EL PUNTO DE VISTA EPIDEMIOLOGICO </w:t>
      </w:r>
      <w:r>
        <w:annotationRef/>
      </w:r>
    </w:p>
  </w:comment>
  <w:comment w:id="82" w:author="Sandra Patricia Martinez Cabezas" w:date="2020-11-03T21:17:00Z" w:initials="SC">
    <w:p w14:paraId="07701074" w14:textId="2208E96D" w:rsidR="0BCC3909" w:rsidRDefault="0BCC3909">
      <w:r>
        <w:t>preferiría eliminar la palabra "socioeconómicas" para no excluir la edad</w:t>
      </w:r>
      <w:r>
        <w:annotationRef/>
      </w:r>
    </w:p>
  </w:comment>
  <w:comment w:id="78" w:author="Andrea   Ramirez Varela" w:date="2020-11-05T08:37:00Z" w:initials="AV">
    <w:p w14:paraId="6595F9D9" w14:textId="145C6F8B" w:rsidR="0A6CEBF7" w:rsidRDefault="0A6CEBF7">
      <w:r>
        <w:t xml:space="preserve">NO REPITAS LOS RESULTADOS </w:t>
      </w:r>
      <w:r>
        <w:annotationRef/>
      </w:r>
    </w:p>
    <w:p w14:paraId="4113EF17" w14:textId="509131CC" w:rsidR="0A6CEBF7" w:rsidRDefault="0A6CEBF7"/>
    <w:p w14:paraId="3729CF27" w14:textId="44C95C00" w:rsidR="0A6CEBF7" w:rsidRDefault="0A6CEBF7">
      <w:r>
        <w:t xml:space="preserve">LA CONCLUSION DEBE SER CONTUNDENTE Y ES QUE LE APORTAS A LA LITERATURA CON TU ESTUDIO </w:t>
      </w:r>
    </w:p>
    <w:p w14:paraId="7021690C" w14:textId="23EDD8B4" w:rsidR="0A6CEBF7" w:rsidRDefault="0A6CEBF7">
      <w:r>
        <w:t>PORQUE ES RELEVANTE</w:t>
      </w:r>
    </w:p>
    <w:p w14:paraId="21205DCD" w14:textId="7AAFF93D" w:rsidR="0A6CEBF7" w:rsidRDefault="0A6CEBF7">
      <w:proofErr w:type="gramStart"/>
      <w:r>
        <w:t>PARA QUE SIRVE???</w:t>
      </w:r>
      <w:proofErr w:type="gramEnd"/>
    </w:p>
  </w:comment>
  <w:comment w:id="85" w:author="Sandra Patricia Martinez Cabezas" w:date="2020-11-03T21:20:00Z" w:initials="SC">
    <w:p w14:paraId="69295658" w14:textId="5A377CC0" w:rsidR="0BCC3909" w:rsidRDefault="0BCC3909">
      <w:r>
        <w:t>Hay algo de la redacción que no permite que se entienda bien la conclusión.</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DE92312" w15:done="0"/>
  <w15:commentEx w15:paraId="00D02940" w15:done="0"/>
  <w15:commentEx w15:paraId="1763DCBF" w15:done="0"/>
  <w15:commentEx w15:paraId="34CB1C4F" w15:done="0"/>
  <w15:commentEx w15:paraId="3ECFA197" w15:done="0"/>
  <w15:commentEx w15:paraId="27A96833" w15:done="0"/>
  <w15:commentEx w15:paraId="58E37CDB" w15:done="0"/>
  <w15:commentEx w15:paraId="165FBD26" w15:done="0"/>
  <w15:commentEx w15:paraId="4708BB3A" w15:done="0"/>
  <w15:commentEx w15:paraId="6F44A7F3" w15:done="0"/>
  <w15:commentEx w15:paraId="43C61258" w15:done="0"/>
  <w15:commentEx w15:paraId="6551B6D0" w15:done="0"/>
  <w15:commentEx w15:paraId="4A3AB46F" w15:done="0"/>
  <w15:commentEx w15:paraId="438A2717" w15:done="0"/>
  <w15:commentEx w15:paraId="3FF827FE" w15:done="0"/>
  <w15:commentEx w15:paraId="67834A16" w15:done="0"/>
  <w15:commentEx w15:paraId="68FFD24D" w15:done="0"/>
  <w15:commentEx w15:paraId="0412A17F" w15:done="0"/>
  <w15:commentEx w15:paraId="658AFFCF" w15:done="0"/>
  <w15:commentEx w15:paraId="407FCCE9" w15:done="0"/>
  <w15:commentEx w15:paraId="7DEF87CC" w15:done="0"/>
  <w15:commentEx w15:paraId="07701074" w15:done="0"/>
  <w15:commentEx w15:paraId="21205DCD" w15:done="0"/>
  <w15:commentEx w15:paraId="692956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7A6C6BB" w16cex:dateUtc="2020-11-05T13:22:00Z"/>
  <w16cex:commentExtensible w16cex:durableId="34A86B81" w16cex:dateUtc="2020-11-03T15:48:00Z"/>
  <w16cex:commentExtensible w16cex:durableId="49EE7F2F" w16cex:dateUtc="2020-11-04T02:23:00Z"/>
  <w16cex:commentExtensible w16cex:durableId="21870FE5" w16cex:dateUtc="2020-11-05T13:28:00Z"/>
  <w16cex:commentExtensible w16cex:durableId="6F01CE4D" w16cex:dateUtc="2020-11-05T13:35:00Z"/>
  <w16cex:commentExtensible w16cex:durableId="2397E6A4" w16cex:dateUtc="2020-11-04T02:30:00Z"/>
  <w16cex:commentExtensible w16cex:durableId="2A59D463" w16cex:dateUtc="2020-11-05T20:14:00Z"/>
  <w16cex:commentExtensible w16cex:durableId="041D9D10" w16cex:dateUtc="2020-11-04T14:07:00Z"/>
  <w16cex:commentExtensible w16cex:durableId="60D856B4" w16cex:dateUtc="2020-11-05T13:33:00Z"/>
  <w16cex:commentExtensible w16cex:durableId="588A77DE" w16cex:dateUtc="2020-11-05T20:14:00Z"/>
  <w16cex:commentExtensible w16cex:durableId="39344E18" w16cex:dateUtc="2020-11-04T14:11:00Z"/>
  <w16cex:commentExtensible w16cex:durableId="01C3F5A8" w16cex:dateUtc="2020-11-05T20:16:00Z"/>
  <w16cex:commentExtensible w16cex:durableId="053ABA6D" w16cex:dateUtc="2020-11-05T20:16:00Z"/>
  <w16cex:commentExtensible w16cex:durableId="3867E8F8" w16cex:dateUtc="2020-11-05T20:17:00Z"/>
  <w16cex:commentExtensible w16cex:durableId="6C96AAC0" w16cex:dateUtc="2020-11-04T02:39:00Z"/>
  <w16cex:commentExtensible w16cex:durableId="47D38A26" w16cex:dateUtc="2020-11-04T14:13:00Z"/>
  <w16cex:commentExtensible w16cex:durableId="188A4147" w16cex:dateUtc="2020-11-05T20:17:00Z"/>
  <w16cex:commentExtensible w16cex:durableId="3753676E" w16cex:dateUtc="2020-11-05T13:34:00Z"/>
  <w16cex:commentExtensible w16cex:durableId="65E71899" w16cex:dateUtc="2020-11-04T14:23:00Z"/>
  <w16cex:commentExtensible w16cex:durableId="154FA1BC" w16cex:dateUtc="2020-11-04T02:25:00Z"/>
  <w16cex:commentExtensible w16cex:durableId="48DD147C" w16cex:dateUtc="2020-11-05T13:36:00Z"/>
  <w16cex:commentExtensible w16cex:durableId="01C4F95C" w16cex:dateUtc="2020-11-04T02:17:00Z"/>
  <w16cex:commentExtensible w16cex:durableId="2F0C7BCB" w16cex:dateUtc="2020-11-05T13:37:00Z"/>
  <w16cex:commentExtensible w16cex:durableId="6CC4F652" w16cex:dateUtc="2020-11-04T0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DE92312" w16cid:durableId="27A6C6BB"/>
  <w16cid:commentId w16cid:paraId="00D02940" w16cid:durableId="34A86B81"/>
  <w16cid:commentId w16cid:paraId="1763DCBF" w16cid:durableId="49EE7F2F"/>
  <w16cid:commentId w16cid:paraId="34CB1C4F" w16cid:durableId="21870FE5"/>
  <w16cid:commentId w16cid:paraId="3ECFA197" w16cid:durableId="6F01CE4D"/>
  <w16cid:commentId w16cid:paraId="27A96833" w16cid:durableId="2397E6A4"/>
  <w16cid:commentId w16cid:paraId="58E37CDB" w16cid:durableId="2A59D463"/>
  <w16cid:commentId w16cid:paraId="165FBD26" w16cid:durableId="041D9D10"/>
  <w16cid:commentId w16cid:paraId="4708BB3A" w16cid:durableId="60D856B4"/>
  <w16cid:commentId w16cid:paraId="6F44A7F3" w16cid:durableId="588A77DE"/>
  <w16cid:commentId w16cid:paraId="43C61258" w16cid:durableId="39344E18"/>
  <w16cid:commentId w16cid:paraId="6551B6D0" w16cid:durableId="01C3F5A8"/>
  <w16cid:commentId w16cid:paraId="4A3AB46F" w16cid:durableId="053ABA6D"/>
  <w16cid:commentId w16cid:paraId="438A2717" w16cid:durableId="3867E8F8"/>
  <w16cid:commentId w16cid:paraId="3FF827FE" w16cid:durableId="6C96AAC0"/>
  <w16cid:commentId w16cid:paraId="67834A16" w16cid:durableId="47D38A26"/>
  <w16cid:commentId w16cid:paraId="68FFD24D" w16cid:durableId="188A4147"/>
  <w16cid:commentId w16cid:paraId="0412A17F" w16cid:durableId="3753676E"/>
  <w16cid:commentId w16cid:paraId="658AFFCF" w16cid:durableId="65E71899"/>
  <w16cid:commentId w16cid:paraId="407FCCE9" w16cid:durableId="154FA1BC"/>
  <w16cid:commentId w16cid:paraId="7DEF87CC" w16cid:durableId="48DD147C"/>
  <w16cid:commentId w16cid:paraId="07701074" w16cid:durableId="01C4F95C"/>
  <w16cid:commentId w16cid:paraId="21205DCD" w16cid:durableId="2F0C7BCB"/>
  <w16cid:commentId w16cid:paraId="69295658" w16cid:durableId="6CC4F6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altName w:val="MS Gothic"/>
    <w:panose1 w:val="00000000000000000000"/>
    <w:charset w:val="80"/>
    <w:family w:val="swiss"/>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altName w:val="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82015"/>
    <w:multiLevelType w:val="hybridMultilevel"/>
    <w:tmpl w:val="D5A81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9F2109"/>
    <w:multiLevelType w:val="hybridMultilevel"/>
    <w:tmpl w:val="06FC6A5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D566DD"/>
    <w:multiLevelType w:val="hybridMultilevel"/>
    <w:tmpl w:val="D3A271BA"/>
    <w:lvl w:ilvl="0" w:tplc="6CB01E96">
      <w:start w:val="5"/>
      <w:numFmt w:val="decimal"/>
      <w:lvlText w:val="%1."/>
      <w:lvlJc w:val="left"/>
      <w:pPr>
        <w:ind w:left="360" w:hanging="360"/>
      </w:pPr>
      <w:rPr>
        <w:rFonts w:hint="default"/>
      </w:rPr>
    </w:lvl>
    <w:lvl w:ilvl="1" w:tplc="D124DDFE">
      <w:start w:val="1"/>
      <w:numFmt w:val="decimal"/>
      <w:lvlText w:val="%1.%2."/>
      <w:lvlJc w:val="left"/>
      <w:pPr>
        <w:ind w:left="360" w:hanging="360"/>
      </w:pPr>
      <w:rPr>
        <w:rFonts w:hint="default"/>
      </w:rPr>
    </w:lvl>
    <w:lvl w:ilvl="2" w:tplc="F4E6E138">
      <w:start w:val="1"/>
      <w:numFmt w:val="decimal"/>
      <w:lvlText w:val="%1.%2.%3."/>
      <w:lvlJc w:val="left"/>
      <w:pPr>
        <w:ind w:left="720" w:hanging="720"/>
      </w:pPr>
      <w:rPr>
        <w:rFonts w:hint="default"/>
      </w:rPr>
    </w:lvl>
    <w:lvl w:ilvl="3" w:tplc="A9DE48C6">
      <w:start w:val="1"/>
      <w:numFmt w:val="decimal"/>
      <w:lvlText w:val="%1.%2.%3.%4."/>
      <w:lvlJc w:val="left"/>
      <w:pPr>
        <w:ind w:left="720" w:hanging="720"/>
      </w:pPr>
      <w:rPr>
        <w:rFonts w:hint="default"/>
      </w:rPr>
    </w:lvl>
    <w:lvl w:ilvl="4" w:tplc="56BE2CF6">
      <w:start w:val="1"/>
      <w:numFmt w:val="decimal"/>
      <w:lvlText w:val="%1.%2.%3.%4.%5."/>
      <w:lvlJc w:val="left"/>
      <w:pPr>
        <w:ind w:left="1080" w:hanging="1080"/>
      </w:pPr>
      <w:rPr>
        <w:rFonts w:hint="default"/>
      </w:rPr>
    </w:lvl>
    <w:lvl w:ilvl="5" w:tplc="494C418E">
      <w:start w:val="1"/>
      <w:numFmt w:val="decimal"/>
      <w:lvlText w:val="%1.%2.%3.%4.%5.%6."/>
      <w:lvlJc w:val="left"/>
      <w:pPr>
        <w:ind w:left="1080" w:hanging="1080"/>
      </w:pPr>
      <w:rPr>
        <w:rFonts w:hint="default"/>
      </w:rPr>
    </w:lvl>
    <w:lvl w:ilvl="6" w:tplc="5EB4AD3A">
      <w:start w:val="1"/>
      <w:numFmt w:val="decimal"/>
      <w:lvlText w:val="%1.%2.%3.%4.%5.%6.%7."/>
      <w:lvlJc w:val="left"/>
      <w:pPr>
        <w:ind w:left="1440" w:hanging="1440"/>
      </w:pPr>
      <w:rPr>
        <w:rFonts w:hint="default"/>
      </w:rPr>
    </w:lvl>
    <w:lvl w:ilvl="7" w:tplc="F9A0FCE8">
      <w:start w:val="1"/>
      <w:numFmt w:val="decimal"/>
      <w:lvlText w:val="%1.%2.%3.%4.%5.%6.%7.%8."/>
      <w:lvlJc w:val="left"/>
      <w:pPr>
        <w:ind w:left="1440" w:hanging="1440"/>
      </w:pPr>
      <w:rPr>
        <w:rFonts w:hint="default"/>
      </w:rPr>
    </w:lvl>
    <w:lvl w:ilvl="8" w:tplc="D69CC500">
      <w:start w:val="1"/>
      <w:numFmt w:val="decimal"/>
      <w:lvlText w:val="%1.%2.%3.%4.%5.%6.%7.%8.%9."/>
      <w:lvlJc w:val="left"/>
      <w:pPr>
        <w:ind w:left="1800" w:hanging="1800"/>
      </w:pPr>
      <w:rPr>
        <w:rFonts w:hint="default"/>
      </w:rPr>
    </w:lvl>
  </w:abstractNum>
  <w:abstractNum w:abstractNumId="3" w15:restartNumberingAfterBreak="0">
    <w:nsid w:val="18C324A7"/>
    <w:multiLevelType w:val="hybridMultilevel"/>
    <w:tmpl w:val="E2A20844"/>
    <w:lvl w:ilvl="0" w:tplc="E154F146">
      <w:numFmt w:val="bullet"/>
      <w:lvlText w:val="•"/>
      <w:lvlJc w:val="left"/>
      <w:pPr>
        <w:ind w:left="1065" w:hanging="705"/>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5252C73"/>
    <w:multiLevelType w:val="hybridMultilevel"/>
    <w:tmpl w:val="21701A1E"/>
    <w:lvl w:ilvl="0" w:tplc="0C0A0017">
      <w:start w:val="1"/>
      <w:numFmt w:val="lowerLetter"/>
      <w:lvlText w:val="%1)"/>
      <w:lvlJc w:val="left"/>
      <w:pPr>
        <w:ind w:left="360" w:hanging="360"/>
      </w:pPr>
    </w:lvl>
    <w:lvl w:ilvl="1" w:tplc="49C21B9A">
      <w:start w:val="1"/>
      <w:numFmt w:val="lowerLetter"/>
      <w:lvlText w:val="%2)"/>
      <w:lvlJc w:val="left"/>
      <w:pPr>
        <w:ind w:left="1080" w:hanging="360"/>
      </w:pPr>
      <w:rPr>
        <w:rFonts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272C0D6B"/>
    <w:multiLevelType w:val="hybridMultilevel"/>
    <w:tmpl w:val="D65872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7576EF6"/>
    <w:multiLevelType w:val="hybridMultilevel"/>
    <w:tmpl w:val="8E082E1A"/>
    <w:lvl w:ilvl="0" w:tplc="E154F146">
      <w:numFmt w:val="bullet"/>
      <w:lvlText w:val="•"/>
      <w:lvlJc w:val="left"/>
      <w:pPr>
        <w:ind w:left="1065" w:hanging="705"/>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D9D67B6"/>
    <w:multiLevelType w:val="hybridMultilevel"/>
    <w:tmpl w:val="1926495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440835AE"/>
    <w:multiLevelType w:val="hybridMultilevel"/>
    <w:tmpl w:val="0BDEC1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E985D81"/>
    <w:multiLevelType w:val="hybridMultilevel"/>
    <w:tmpl w:val="BA224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1F1405A"/>
    <w:multiLevelType w:val="hybridMultilevel"/>
    <w:tmpl w:val="02A84D2A"/>
    <w:lvl w:ilvl="0" w:tplc="E154F146">
      <w:numFmt w:val="bullet"/>
      <w:lvlText w:val="•"/>
      <w:lvlJc w:val="left"/>
      <w:pPr>
        <w:ind w:left="1065" w:hanging="705"/>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1FC78A9"/>
    <w:multiLevelType w:val="hybridMultilevel"/>
    <w:tmpl w:val="54B07D2A"/>
    <w:lvl w:ilvl="0" w:tplc="47C26168">
      <w:numFmt w:val="bullet"/>
      <w:lvlText w:val=""/>
      <w:lvlJc w:val="left"/>
      <w:pPr>
        <w:ind w:left="720" w:hanging="360"/>
      </w:pPr>
      <w:rPr>
        <w:rFonts w:ascii="Symbol" w:eastAsia="Times New Roman" w:hAnsi="Symbol" w:cs="Segoe U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E9D749C"/>
    <w:multiLevelType w:val="hybridMultilevel"/>
    <w:tmpl w:val="C352D3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3D3F50"/>
    <w:multiLevelType w:val="hybridMultilevel"/>
    <w:tmpl w:val="52E0D510"/>
    <w:lvl w:ilvl="0" w:tplc="4E241936">
      <w:start w:val="1"/>
      <w:numFmt w:val="bullet"/>
      <w:lvlText w:val=""/>
      <w:lvlJc w:val="left"/>
      <w:pPr>
        <w:tabs>
          <w:tab w:val="num" w:pos="720"/>
        </w:tabs>
        <w:ind w:left="720" w:hanging="360"/>
      </w:pPr>
      <w:rPr>
        <w:rFonts w:ascii="Symbol" w:hAnsi="Symbol" w:hint="default"/>
        <w:sz w:val="20"/>
      </w:rPr>
    </w:lvl>
    <w:lvl w:ilvl="1" w:tplc="A77CC7EA" w:tentative="1">
      <w:start w:val="1"/>
      <w:numFmt w:val="bullet"/>
      <w:lvlText w:val=""/>
      <w:lvlJc w:val="left"/>
      <w:pPr>
        <w:tabs>
          <w:tab w:val="num" w:pos="1440"/>
        </w:tabs>
        <w:ind w:left="1440" w:hanging="360"/>
      </w:pPr>
      <w:rPr>
        <w:rFonts w:ascii="Symbol" w:hAnsi="Symbol" w:hint="default"/>
        <w:sz w:val="20"/>
      </w:rPr>
    </w:lvl>
    <w:lvl w:ilvl="2" w:tplc="ED3803B6" w:tentative="1">
      <w:start w:val="1"/>
      <w:numFmt w:val="bullet"/>
      <w:lvlText w:val=""/>
      <w:lvlJc w:val="left"/>
      <w:pPr>
        <w:tabs>
          <w:tab w:val="num" w:pos="2160"/>
        </w:tabs>
        <w:ind w:left="2160" w:hanging="360"/>
      </w:pPr>
      <w:rPr>
        <w:rFonts w:ascii="Symbol" w:hAnsi="Symbol" w:hint="default"/>
        <w:sz w:val="20"/>
      </w:rPr>
    </w:lvl>
    <w:lvl w:ilvl="3" w:tplc="C32617D2" w:tentative="1">
      <w:start w:val="1"/>
      <w:numFmt w:val="bullet"/>
      <w:lvlText w:val=""/>
      <w:lvlJc w:val="left"/>
      <w:pPr>
        <w:tabs>
          <w:tab w:val="num" w:pos="2880"/>
        </w:tabs>
        <w:ind w:left="2880" w:hanging="360"/>
      </w:pPr>
      <w:rPr>
        <w:rFonts w:ascii="Symbol" w:hAnsi="Symbol" w:hint="default"/>
        <w:sz w:val="20"/>
      </w:rPr>
    </w:lvl>
    <w:lvl w:ilvl="4" w:tplc="39D4E4B0" w:tentative="1">
      <w:start w:val="1"/>
      <w:numFmt w:val="bullet"/>
      <w:lvlText w:val=""/>
      <w:lvlJc w:val="left"/>
      <w:pPr>
        <w:tabs>
          <w:tab w:val="num" w:pos="3600"/>
        </w:tabs>
        <w:ind w:left="3600" w:hanging="360"/>
      </w:pPr>
      <w:rPr>
        <w:rFonts w:ascii="Symbol" w:hAnsi="Symbol" w:hint="default"/>
        <w:sz w:val="20"/>
      </w:rPr>
    </w:lvl>
    <w:lvl w:ilvl="5" w:tplc="E76808FA" w:tentative="1">
      <w:start w:val="1"/>
      <w:numFmt w:val="bullet"/>
      <w:lvlText w:val=""/>
      <w:lvlJc w:val="left"/>
      <w:pPr>
        <w:tabs>
          <w:tab w:val="num" w:pos="4320"/>
        </w:tabs>
        <w:ind w:left="4320" w:hanging="360"/>
      </w:pPr>
      <w:rPr>
        <w:rFonts w:ascii="Symbol" w:hAnsi="Symbol" w:hint="default"/>
        <w:sz w:val="20"/>
      </w:rPr>
    </w:lvl>
    <w:lvl w:ilvl="6" w:tplc="D5BAE1CC" w:tentative="1">
      <w:start w:val="1"/>
      <w:numFmt w:val="bullet"/>
      <w:lvlText w:val=""/>
      <w:lvlJc w:val="left"/>
      <w:pPr>
        <w:tabs>
          <w:tab w:val="num" w:pos="5040"/>
        </w:tabs>
        <w:ind w:left="5040" w:hanging="360"/>
      </w:pPr>
      <w:rPr>
        <w:rFonts w:ascii="Symbol" w:hAnsi="Symbol" w:hint="default"/>
        <w:sz w:val="20"/>
      </w:rPr>
    </w:lvl>
    <w:lvl w:ilvl="7" w:tplc="FDCABEDC" w:tentative="1">
      <w:start w:val="1"/>
      <w:numFmt w:val="bullet"/>
      <w:lvlText w:val=""/>
      <w:lvlJc w:val="left"/>
      <w:pPr>
        <w:tabs>
          <w:tab w:val="num" w:pos="5760"/>
        </w:tabs>
        <w:ind w:left="5760" w:hanging="360"/>
      </w:pPr>
      <w:rPr>
        <w:rFonts w:ascii="Symbol" w:hAnsi="Symbol" w:hint="default"/>
        <w:sz w:val="20"/>
      </w:rPr>
    </w:lvl>
    <w:lvl w:ilvl="8" w:tplc="AC56E92C"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EE1674"/>
    <w:multiLevelType w:val="hybridMultilevel"/>
    <w:tmpl w:val="1820CE0E"/>
    <w:lvl w:ilvl="0" w:tplc="0C0A0017">
      <w:start w:val="1"/>
      <w:numFmt w:val="lowerLetter"/>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4"/>
  </w:num>
  <w:num w:numId="2">
    <w:abstractNumId w:val="14"/>
  </w:num>
  <w:num w:numId="3">
    <w:abstractNumId w:val="2"/>
  </w:num>
  <w:num w:numId="4">
    <w:abstractNumId w:val="5"/>
  </w:num>
  <w:num w:numId="5">
    <w:abstractNumId w:val="0"/>
  </w:num>
  <w:num w:numId="6">
    <w:abstractNumId w:val="13"/>
  </w:num>
  <w:num w:numId="7">
    <w:abstractNumId w:val="12"/>
  </w:num>
  <w:num w:numId="8">
    <w:abstractNumId w:val="6"/>
  </w:num>
  <w:num w:numId="9">
    <w:abstractNumId w:val="10"/>
  </w:num>
  <w:num w:numId="10">
    <w:abstractNumId w:val="3"/>
  </w:num>
  <w:num w:numId="11">
    <w:abstractNumId w:val="9"/>
  </w:num>
  <w:num w:numId="12">
    <w:abstractNumId w:val="7"/>
  </w:num>
  <w:num w:numId="13">
    <w:abstractNumId w:val="1"/>
  </w:num>
  <w:num w:numId="14">
    <w:abstractNumId w:val="11"/>
  </w:num>
  <w:num w:numId="1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ndrea   Ramirez Varela">
    <w15:presenceInfo w15:providerId="AD" w15:userId="S::an-rami2@uniandes.edu.co::0b39e2c5-0ff0-4e97-88bb-81f3d1e7326e"/>
  </w15:person>
  <w15:person w15:author="Sandra Patricia Martinez Cabezas">
    <w15:presenceInfo w15:providerId="AD" w15:userId="S::sp.martinez@uniandes.edu.co::4e7d7f18-482e-48e8-a4f9-b8f9c5ddfbea"/>
  </w15:person>
  <w15:person w15:author="Natalia Jaramillo">
    <w15:presenceInfo w15:providerId="AD" w15:userId="S::n.jaramillo1@uniandes.edu.co::3bd7a3cf-689a-4b4b-9abe-2c3dba0e7c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379"/>
    <w:rsid w:val="0001415E"/>
    <w:rsid w:val="00024483"/>
    <w:rsid w:val="00024AD2"/>
    <w:rsid w:val="00034B37"/>
    <w:rsid w:val="00044E7D"/>
    <w:rsid w:val="000663FA"/>
    <w:rsid w:val="000706D0"/>
    <w:rsid w:val="00082C7B"/>
    <w:rsid w:val="00092514"/>
    <w:rsid w:val="000A6F33"/>
    <w:rsid w:val="000B793E"/>
    <w:rsid w:val="000D2BED"/>
    <w:rsid w:val="000E36B5"/>
    <w:rsid w:val="000F5F01"/>
    <w:rsid w:val="000F7D41"/>
    <w:rsid w:val="001057AD"/>
    <w:rsid w:val="00116027"/>
    <w:rsid w:val="00122212"/>
    <w:rsid w:val="00124293"/>
    <w:rsid w:val="00134AB6"/>
    <w:rsid w:val="00136855"/>
    <w:rsid w:val="001426D7"/>
    <w:rsid w:val="00146B91"/>
    <w:rsid w:val="001621E9"/>
    <w:rsid w:val="001809B3"/>
    <w:rsid w:val="00183C71"/>
    <w:rsid w:val="001875C8"/>
    <w:rsid w:val="001A685E"/>
    <w:rsid w:val="001B66A1"/>
    <w:rsid w:val="001C66AA"/>
    <w:rsid w:val="001E3312"/>
    <w:rsid w:val="001EE237"/>
    <w:rsid w:val="001F576B"/>
    <w:rsid w:val="00202379"/>
    <w:rsid w:val="00210B5E"/>
    <w:rsid w:val="00213381"/>
    <w:rsid w:val="00217CF0"/>
    <w:rsid w:val="00234F44"/>
    <w:rsid w:val="00264B07"/>
    <w:rsid w:val="00282DE8"/>
    <w:rsid w:val="00297775"/>
    <w:rsid w:val="002C1260"/>
    <w:rsid w:val="002C5674"/>
    <w:rsid w:val="002C5787"/>
    <w:rsid w:val="002D36F9"/>
    <w:rsid w:val="002D4B5E"/>
    <w:rsid w:val="002D6C9B"/>
    <w:rsid w:val="00301191"/>
    <w:rsid w:val="0030792B"/>
    <w:rsid w:val="00325D5E"/>
    <w:rsid w:val="0034399D"/>
    <w:rsid w:val="003573B3"/>
    <w:rsid w:val="00367ACB"/>
    <w:rsid w:val="00372C8D"/>
    <w:rsid w:val="0039009E"/>
    <w:rsid w:val="003A55C1"/>
    <w:rsid w:val="003B1F05"/>
    <w:rsid w:val="003D4E4D"/>
    <w:rsid w:val="003D5D77"/>
    <w:rsid w:val="003E3C3B"/>
    <w:rsid w:val="004034FE"/>
    <w:rsid w:val="00406489"/>
    <w:rsid w:val="004151EC"/>
    <w:rsid w:val="00424D97"/>
    <w:rsid w:val="00451B2B"/>
    <w:rsid w:val="00463F10"/>
    <w:rsid w:val="004715F0"/>
    <w:rsid w:val="00472A38"/>
    <w:rsid w:val="00472ADB"/>
    <w:rsid w:val="004739D5"/>
    <w:rsid w:val="00473EC0"/>
    <w:rsid w:val="00476058"/>
    <w:rsid w:val="00492715"/>
    <w:rsid w:val="00495FF0"/>
    <w:rsid w:val="004979FB"/>
    <w:rsid w:val="004A1462"/>
    <w:rsid w:val="004D27EA"/>
    <w:rsid w:val="004D64DB"/>
    <w:rsid w:val="004E4CC7"/>
    <w:rsid w:val="004F5F9C"/>
    <w:rsid w:val="0050630D"/>
    <w:rsid w:val="00531AA1"/>
    <w:rsid w:val="00533E98"/>
    <w:rsid w:val="00543B02"/>
    <w:rsid w:val="00556CD3"/>
    <w:rsid w:val="005A38B3"/>
    <w:rsid w:val="005A5372"/>
    <w:rsid w:val="005B2FD2"/>
    <w:rsid w:val="005C38EB"/>
    <w:rsid w:val="005D6E57"/>
    <w:rsid w:val="006128F5"/>
    <w:rsid w:val="00625B2B"/>
    <w:rsid w:val="006371C6"/>
    <w:rsid w:val="00645DE6"/>
    <w:rsid w:val="006529A3"/>
    <w:rsid w:val="006628DA"/>
    <w:rsid w:val="00664BF3"/>
    <w:rsid w:val="0066582D"/>
    <w:rsid w:val="00685EAA"/>
    <w:rsid w:val="006952D6"/>
    <w:rsid w:val="006A78EE"/>
    <w:rsid w:val="006E2121"/>
    <w:rsid w:val="006F10EC"/>
    <w:rsid w:val="0070145F"/>
    <w:rsid w:val="00702FD4"/>
    <w:rsid w:val="00716AF4"/>
    <w:rsid w:val="00740CEB"/>
    <w:rsid w:val="00745122"/>
    <w:rsid w:val="007533D8"/>
    <w:rsid w:val="00753DE7"/>
    <w:rsid w:val="00754756"/>
    <w:rsid w:val="007629C4"/>
    <w:rsid w:val="00762B36"/>
    <w:rsid w:val="00770F94"/>
    <w:rsid w:val="00775F12"/>
    <w:rsid w:val="00794EE5"/>
    <w:rsid w:val="007B62DA"/>
    <w:rsid w:val="007C1153"/>
    <w:rsid w:val="007D1088"/>
    <w:rsid w:val="007D4353"/>
    <w:rsid w:val="007E5D37"/>
    <w:rsid w:val="007F1401"/>
    <w:rsid w:val="007F2153"/>
    <w:rsid w:val="007F39B3"/>
    <w:rsid w:val="00811258"/>
    <w:rsid w:val="00845FA2"/>
    <w:rsid w:val="00893AB3"/>
    <w:rsid w:val="00894E12"/>
    <w:rsid w:val="008B0DB1"/>
    <w:rsid w:val="008C6767"/>
    <w:rsid w:val="008F14D9"/>
    <w:rsid w:val="0090743F"/>
    <w:rsid w:val="00915ED9"/>
    <w:rsid w:val="00917615"/>
    <w:rsid w:val="00921EB5"/>
    <w:rsid w:val="009417E7"/>
    <w:rsid w:val="009470A3"/>
    <w:rsid w:val="0095334D"/>
    <w:rsid w:val="00957C9A"/>
    <w:rsid w:val="009741A7"/>
    <w:rsid w:val="0097467B"/>
    <w:rsid w:val="00974698"/>
    <w:rsid w:val="0098010A"/>
    <w:rsid w:val="00990E82"/>
    <w:rsid w:val="0099BC9A"/>
    <w:rsid w:val="009A1315"/>
    <w:rsid w:val="009B36CA"/>
    <w:rsid w:val="009B4ADA"/>
    <w:rsid w:val="009C6303"/>
    <w:rsid w:val="009D0CE7"/>
    <w:rsid w:val="009D5CA1"/>
    <w:rsid w:val="009E7482"/>
    <w:rsid w:val="009E7646"/>
    <w:rsid w:val="009F169C"/>
    <w:rsid w:val="009F6D24"/>
    <w:rsid w:val="00A22369"/>
    <w:rsid w:val="00A35FEB"/>
    <w:rsid w:val="00A40A78"/>
    <w:rsid w:val="00A460C1"/>
    <w:rsid w:val="00A46B28"/>
    <w:rsid w:val="00A76A08"/>
    <w:rsid w:val="00A77A23"/>
    <w:rsid w:val="00A83BB2"/>
    <w:rsid w:val="00A872CF"/>
    <w:rsid w:val="00A95073"/>
    <w:rsid w:val="00AA4ADC"/>
    <w:rsid w:val="00AA7550"/>
    <w:rsid w:val="00AD4266"/>
    <w:rsid w:val="00AF39FD"/>
    <w:rsid w:val="00B03C9F"/>
    <w:rsid w:val="00B04243"/>
    <w:rsid w:val="00B04EDA"/>
    <w:rsid w:val="00B163EA"/>
    <w:rsid w:val="00B2D749"/>
    <w:rsid w:val="00B33FD6"/>
    <w:rsid w:val="00B417DF"/>
    <w:rsid w:val="00B60850"/>
    <w:rsid w:val="00B60F54"/>
    <w:rsid w:val="00B80EE0"/>
    <w:rsid w:val="00BB03A6"/>
    <w:rsid w:val="00BB10CB"/>
    <w:rsid w:val="00BC1516"/>
    <w:rsid w:val="00BC28F2"/>
    <w:rsid w:val="00BD10FF"/>
    <w:rsid w:val="00BE0DC6"/>
    <w:rsid w:val="00BE609C"/>
    <w:rsid w:val="00C06C92"/>
    <w:rsid w:val="00C144AE"/>
    <w:rsid w:val="00C20C66"/>
    <w:rsid w:val="00C3012A"/>
    <w:rsid w:val="00C31F98"/>
    <w:rsid w:val="00C4683A"/>
    <w:rsid w:val="00C557D9"/>
    <w:rsid w:val="00C63AE8"/>
    <w:rsid w:val="00C710AA"/>
    <w:rsid w:val="00C82F81"/>
    <w:rsid w:val="00CA0B2F"/>
    <w:rsid w:val="00CB1461"/>
    <w:rsid w:val="00CB3B0A"/>
    <w:rsid w:val="00CC6F42"/>
    <w:rsid w:val="00CF7DB1"/>
    <w:rsid w:val="00D02668"/>
    <w:rsid w:val="00D31219"/>
    <w:rsid w:val="00D355A1"/>
    <w:rsid w:val="00D35F86"/>
    <w:rsid w:val="00D36DA4"/>
    <w:rsid w:val="00D446D9"/>
    <w:rsid w:val="00D4735B"/>
    <w:rsid w:val="00D50005"/>
    <w:rsid w:val="00D563BD"/>
    <w:rsid w:val="00D86E73"/>
    <w:rsid w:val="00D93D8B"/>
    <w:rsid w:val="00DB31DD"/>
    <w:rsid w:val="00DF1BBF"/>
    <w:rsid w:val="00E01AB9"/>
    <w:rsid w:val="00E01CE3"/>
    <w:rsid w:val="00E03963"/>
    <w:rsid w:val="00E222B1"/>
    <w:rsid w:val="00E313C2"/>
    <w:rsid w:val="00E33B25"/>
    <w:rsid w:val="00E343E5"/>
    <w:rsid w:val="00E378AA"/>
    <w:rsid w:val="00E425DA"/>
    <w:rsid w:val="00E472D5"/>
    <w:rsid w:val="00E5139D"/>
    <w:rsid w:val="00EB771E"/>
    <w:rsid w:val="00EC17BD"/>
    <w:rsid w:val="00EC25B8"/>
    <w:rsid w:val="00ED0BAD"/>
    <w:rsid w:val="00ED2EB0"/>
    <w:rsid w:val="00EE6EB1"/>
    <w:rsid w:val="00EF09F2"/>
    <w:rsid w:val="00EF601F"/>
    <w:rsid w:val="00F03BB5"/>
    <w:rsid w:val="00F11CEF"/>
    <w:rsid w:val="00F164D3"/>
    <w:rsid w:val="00F176A8"/>
    <w:rsid w:val="00F33B33"/>
    <w:rsid w:val="00F4745F"/>
    <w:rsid w:val="00F51AFF"/>
    <w:rsid w:val="00F54165"/>
    <w:rsid w:val="00F6206A"/>
    <w:rsid w:val="00F66481"/>
    <w:rsid w:val="00F674F3"/>
    <w:rsid w:val="00F80001"/>
    <w:rsid w:val="00FA10A3"/>
    <w:rsid w:val="00FB13FB"/>
    <w:rsid w:val="00FC6ADB"/>
    <w:rsid w:val="00FD7447"/>
    <w:rsid w:val="00FE01EC"/>
    <w:rsid w:val="00FF3722"/>
    <w:rsid w:val="00FF7DA4"/>
    <w:rsid w:val="02FCB759"/>
    <w:rsid w:val="03A8C88A"/>
    <w:rsid w:val="051FB2D6"/>
    <w:rsid w:val="05227C8A"/>
    <w:rsid w:val="053F6906"/>
    <w:rsid w:val="05B7E2F9"/>
    <w:rsid w:val="071422A1"/>
    <w:rsid w:val="08AA7A02"/>
    <w:rsid w:val="08B36D84"/>
    <w:rsid w:val="08D26098"/>
    <w:rsid w:val="0A6CEBF7"/>
    <w:rsid w:val="0BAB691E"/>
    <w:rsid w:val="0BCC3909"/>
    <w:rsid w:val="0C1EB8B2"/>
    <w:rsid w:val="0DE92077"/>
    <w:rsid w:val="1068F79C"/>
    <w:rsid w:val="10C8098A"/>
    <w:rsid w:val="10E8B5B3"/>
    <w:rsid w:val="13128157"/>
    <w:rsid w:val="13ED9527"/>
    <w:rsid w:val="146CF9BA"/>
    <w:rsid w:val="155B61A9"/>
    <w:rsid w:val="15933630"/>
    <w:rsid w:val="15AFF6FF"/>
    <w:rsid w:val="16007CAB"/>
    <w:rsid w:val="1869263B"/>
    <w:rsid w:val="19A93BAB"/>
    <w:rsid w:val="19BB5A04"/>
    <w:rsid w:val="1A108941"/>
    <w:rsid w:val="1A2E73F0"/>
    <w:rsid w:val="1A4D56A1"/>
    <w:rsid w:val="1B49ACF6"/>
    <w:rsid w:val="1F2B836A"/>
    <w:rsid w:val="215B6C47"/>
    <w:rsid w:val="218E5A52"/>
    <w:rsid w:val="23186DF0"/>
    <w:rsid w:val="2326B170"/>
    <w:rsid w:val="234ED787"/>
    <w:rsid w:val="24EFB69C"/>
    <w:rsid w:val="254122A6"/>
    <w:rsid w:val="268C2B51"/>
    <w:rsid w:val="28031A61"/>
    <w:rsid w:val="28998262"/>
    <w:rsid w:val="291344F6"/>
    <w:rsid w:val="298B34B5"/>
    <w:rsid w:val="2A245244"/>
    <w:rsid w:val="2A6DAAF2"/>
    <w:rsid w:val="2A7CE86B"/>
    <w:rsid w:val="2A86D84D"/>
    <w:rsid w:val="2BC90018"/>
    <w:rsid w:val="2DF45825"/>
    <w:rsid w:val="2DFD3F10"/>
    <w:rsid w:val="2E3794F2"/>
    <w:rsid w:val="2ED3FC15"/>
    <w:rsid w:val="2FC04C6A"/>
    <w:rsid w:val="32F8BABE"/>
    <w:rsid w:val="3335C09E"/>
    <w:rsid w:val="338D3A4D"/>
    <w:rsid w:val="35987D6B"/>
    <w:rsid w:val="37CB2DE1"/>
    <w:rsid w:val="38472E03"/>
    <w:rsid w:val="3854660D"/>
    <w:rsid w:val="389E731F"/>
    <w:rsid w:val="399B9422"/>
    <w:rsid w:val="3A5C9CE1"/>
    <w:rsid w:val="3B271307"/>
    <w:rsid w:val="3C24591C"/>
    <w:rsid w:val="3D2E535B"/>
    <w:rsid w:val="3D30245B"/>
    <w:rsid w:val="3D52B533"/>
    <w:rsid w:val="3D631E96"/>
    <w:rsid w:val="3D8F46F1"/>
    <w:rsid w:val="3DD6568A"/>
    <w:rsid w:val="3F2236BB"/>
    <w:rsid w:val="3F98269C"/>
    <w:rsid w:val="4045B918"/>
    <w:rsid w:val="41FF02D9"/>
    <w:rsid w:val="4272ACF6"/>
    <w:rsid w:val="42D64FF6"/>
    <w:rsid w:val="432514A9"/>
    <w:rsid w:val="437158FA"/>
    <w:rsid w:val="441FB2E1"/>
    <w:rsid w:val="4425A7AB"/>
    <w:rsid w:val="4500E8EE"/>
    <w:rsid w:val="458B87C9"/>
    <w:rsid w:val="458D86F7"/>
    <w:rsid w:val="45F4E8A0"/>
    <w:rsid w:val="46727865"/>
    <w:rsid w:val="46755B53"/>
    <w:rsid w:val="46E80DC2"/>
    <w:rsid w:val="47A2B2B8"/>
    <w:rsid w:val="494FA634"/>
    <w:rsid w:val="49C7BE41"/>
    <w:rsid w:val="4A167D96"/>
    <w:rsid w:val="4A65710B"/>
    <w:rsid w:val="4B924603"/>
    <w:rsid w:val="4BD4D844"/>
    <w:rsid w:val="4BD65715"/>
    <w:rsid w:val="4BDC68EA"/>
    <w:rsid w:val="4CC70512"/>
    <w:rsid w:val="4CF128BF"/>
    <w:rsid w:val="4D805283"/>
    <w:rsid w:val="4D943E43"/>
    <w:rsid w:val="4F7E47DE"/>
    <w:rsid w:val="50919B60"/>
    <w:rsid w:val="5150AA2E"/>
    <w:rsid w:val="519DA4D4"/>
    <w:rsid w:val="528A1B07"/>
    <w:rsid w:val="53A9C8A6"/>
    <w:rsid w:val="53D7BB70"/>
    <w:rsid w:val="54B213FD"/>
    <w:rsid w:val="5666976E"/>
    <w:rsid w:val="56B6C57A"/>
    <w:rsid w:val="577768B6"/>
    <w:rsid w:val="5792E274"/>
    <w:rsid w:val="5827AC47"/>
    <w:rsid w:val="58886533"/>
    <w:rsid w:val="5BB08EFE"/>
    <w:rsid w:val="5BF735C6"/>
    <w:rsid w:val="5C09067C"/>
    <w:rsid w:val="5D27FC9E"/>
    <w:rsid w:val="5D8035E2"/>
    <w:rsid w:val="5E1DBF8E"/>
    <w:rsid w:val="5E93EAE1"/>
    <w:rsid w:val="5FECD669"/>
    <w:rsid w:val="60EAF738"/>
    <w:rsid w:val="6166ADB0"/>
    <w:rsid w:val="63499E90"/>
    <w:rsid w:val="6448D75B"/>
    <w:rsid w:val="64EDABFF"/>
    <w:rsid w:val="660C7F8D"/>
    <w:rsid w:val="670F8D4A"/>
    <w:rsid w:val="6756408A"/>
    <w:rsid w:val="67C0AC37"/>
    <w:rsid w:val="695E099B"/>
    <w:rsid w:val="696A9041"/>
    <w:rsid w:val="699385ED"/>
    <w:rsid w:val="69F8956C"/>
    <w:rsid w:val="6AE48280"/>
    <w:rsid w:val="6AFA9A2E"/>
    <w:rsid w:val="6B8B960D"/>
    <w:rsid w:val="6B8BB32F"/>
    <w:rsid w:val="6C14DC76"/>
    <w:rsid w:val="6CCFDC0F"/>
    <w:rsid w:val="6D0FA5BA"/>
    <w:rsid w:val="6D32F6A8"/>
    <w:rsid w:val="6E9859C8"/>
    <w:rsid w:val="6F793124"/>
    <w:rsid w:val="6FDCBAED"/>
    <w:rsid w:val="70BC38AC"/>
    <w:rsid w:val="729C6E92"/>
    <w:rsid w:val="72EFD4B2"/>
    <w:rsid w:val="737E5737"/>
    <w:rsid w:val="7446567F"/>
    <w:rsid w:val="74A20D74"/>
    <w:rsid w:val="75462EDC"/>
    <w:rsid w:val="754B3256"/>
    <w:rsid w:val="76B77E53"/>
    <w:rsid w:val="776FDFB5"/>
    <w:rsid w:val="7955AC26"/>
    <w:rsid w:val="79FB1AF7"/>
    <w:rsid w:val="7AA68C92"/>
    <w:rsid w:val="7B5F62DE"/>
    <w:rsid w:val="7C30AC8C"/>
    <w:rsid w:val="7FA389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E9AF"/>
  <w15:chartTrackingRefBased/>
  <w15:docId w15:val="{E61FA6AF-4C9A-4950-AC53-16B09D03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40A78"/>
    <w:pPr>
      <w:ind w:left="720"/>
      <w:contextualSpacing/>
    </w:pPr>
  </w:style>
  <w:style w:type="paragraph" w:styleId="NormalWeb">
    <w:name w:val="Normal (Web)"/>
    <w:basedOn w:val="Normal"/>
    <w:uiPriority w:val="99"/>
    <w:semiHidden/>
    <w:unhideWhenUsed/>
    <w:rsid w:val="00D5000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mcetaggedbr">
    <w:name w:val="_mce_tagged_br"/>
    <w:basedOn w:val="Normal"/>
    <w:rsid w:val="00D5000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D50005"/>
    <w:rPr>
      <w:b/>
      <w:bCs/>
    </w:rPr>
  </w:style>
  <w:style w:type="paragraph" w:styleId="Descripcin">
    <w:name w:val="caption"/>
    <w:basedOn w:val="Normal"/>
    <w:next w:val="Normal"/>
    <w:uiPriority w:val="35"/>
    <w:unhideWhenUsed/>
    <w:qFormat/>
    <w:rsid w:val="004979FB"/>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EF601F"/>
    <w:rPr>
      <w:color w:val="0563C1" w:themeColor="hyperlink"/>
      <w:u w:val="single"/>
    </w:rPr>
  </w:style>
  <w:style w:type="character" w:customStyle="1" w:styleId="apple-converted-space">
    <w:name w:val="apple-converted-space"/>
    <w:rsid w:val="00EF601F"/>
    <w:rPr>
      <w:rFonts w:cs="Times New Roman"/>
    </w:rPr>
  </w:style>
  <w:style w:type="paragraph" w:styleId="Textodeglobo">
    <w:name w:val="Balloon Text"/>
    <w:basedOn w:val="Normal"/>
    <w:link w:val="TextodegloboCar"/>
    <w:uiPriority w:val="99"/>
    <w:semiHidden/>
    <w:unhideWhenUsed/>
    <w:rsid w:val="00D36D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36DA4"/>
    <w:rPr>
      <w:rFonts w:ascii="Segoe UI" w:hAnsi="Segoe UI" w:cs="Segoe UI"/>
      <w:sz w:val="18"/>
      <w:szCs w:val="18"/>
    </w:rPr>
  </w:style>
  <w:style w:type="character" w:styleId="Refdecomentario">
    <w:name w:val="annotation reference"/>
    <w:basedOn w:val="Fuentedeprrafopredeter"/>
    <w:uiPriority w:val="99"/>
    <w:semiHidden/>
    <w:unhideWhenUsed/>
    <w:rsid w:val="009D0CE7"/>
    <w:rPr>
      <w:sz w:val="18"/>
      <w:szCs w:val="18"/>
    </w:rPr>
  </w:style>
  <w:style w:type="paragraph" w:styleId="Textocomentario">
    <w:name w:val="annotation text"/>
    <w:basedOn w:val="Normal"/>
    <w:link w:val="TextocomentarioCar"/>
    <w:uiPriority w:val="99"/>
    <w:unhideWhenUsed/>
    <w:rsid w:val="009D0CE7"/>
    <w:pPr>
      <w:spacing w:line="240" w:lineRule="auto"/>
    </w:pPr>
    <w:rPr>
      <w:sz w:val="24"/>
      <w:szCs w:val="24"/>
    </w:rPr>
  </w:style>
  <w:style w:type="character" w:customStyle="1" w:styleId="TextocomentarioCar">
    <w:name w:val="Texto comentario Car"/>
    <w:basedOn w:val="Fuentedeprrafopredeter"/>
    <w:link w:val="Textocomentario"/>
    <w:uiPriority w:val="99"/>
    <w:rsid w:val="009D0CE7"/>
    <w:rPr>
      <w:sz w:val="24"/>
      <w:szCs w:val="24"/>
    </w:rPr>
  </w:style>
  <w:style w:type="paragraph" w:styleId="Asuntodelcomentario">
    <w:name w:val="annotation subject"/>
    <w:basedOn w:val="Textocomentario"/>
    <w:next w:val="Textocomentario"/>
    <w:link w:val="AsuntodelcomentarioCar"/>
    <w:uiPriority w:val="99"/>
    <w:semiHidden/>
    <w:unhideWhenUsed/>
    <w:rsid w:val="009D0CE7"/>
    <w:rPr>
      <w:b/>
      <w:bCs/>
      <w:sz w:val="20"/>
      <w:szCs w:val="20"/>
    </w:rPr>
  </w:style>
  <w:style w:type="character" w:customStyle="1" w:styleId="AsuntodelcomentarioCar">
    <w:name w:val="Asunto del comentario Car"/>
    <w:basedOn w:val="TextocomentarioCar"/>
    <w:link w:val="Asuntodelcomentario"/>
    <w:uiPriority w:val="99"/>
    <w:semiHidden/>
    <w:rsid w:val="009D0C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133923">
      <w:bodyDiv w:val="1"/>
      <w:marLeft w:val="0"/>
      <w:marRight w:val="0"/>
      <w:marTop w:val="0"/>
      <w:marBottom w:val="0"/>
      <w:divBdr>
        <w:top w:val="none" w:sz="0" w:space="0" w:color="auto"/>
        <w:left w:val="none" w:sz="0" w:space="0" w:color="auto"/>
        <w:bottom w:val="none" w:sz="0" w:space="0" w:color="auto"/>
        <w:right w:val="none" w:sz="0" w:space="0" w:color="auto"/>
      </w:divBdr>
    </w:div>
    <w:div w:id="104085814">
      <w:bodyDiv w:val="1"/>
      <w:marLeft w:val="0"/>
      <w:marRight w:val="0"/>
      <w:marTop w:val="0"/>
      <w:marBottom w:val="0"/>
      <w:divBdr>
        <w:top w:val="none" w:sz="0" w:space="0" w:color="auto"/>
        <w:left w:val="none" w:sz="0" w:space="0" w:color="auto"/>
        <w:bottom w:val="none" w:sz="0" w:space="0" w:color="auto"/>
        <w:right w:val="none" w:sz="0" w:space="0" w:color="auto"/>
      </w:divBdr>
    </w:div>
    <w:div w:id="121383579">
      <w:bodyDiv w:val="1"/>
      <w:marLeft w:val="0"/>
      <w:marRight w:val="0"/>
      <w:marTop w:val="0"/>
      <w:marBottom w:val="0"/>
      <w:divBdr>
        <w:top w:val="none" w:sz="0" w:space="0" w:color="auto"/>
        <w:left w:val="none" w:sz="0" w:space="0" w:color="auto"/>
        <w:bottom w:val="none" w:sz="0" w:space="0" w:color="auto"/>
        <w:right w:val="none" w:sz="0" w:space="0" w:color="auto"/>
      </w:divBdr>
    </w:div>
    <w:div w:id="187646823">
      <w:bodyDiv w:val="1"/>
      <w:marLeft w:val="0"/>
      <w:marRight w:val="0"/>
      <w:marTop w:val="0"/>
      <w:marBottom w:val="0"/>
      <w:divBdr>
        <w:top w:val="none" w:sz="0" w:space="0" w:color="auto"/>
        <w:left w:val="none" w:sz="0" w:space="0" w:color="auto"/>
        <w:bottom w:val="none" w:sz="0" w:space="0" w:color="auto"/>
        <w:right w:val="none" w:sz="0" w:space="0" w:color="auto"/>
      </w:divBdr>
    </w:div>
    <w:div w:id="187720702">
      <w:bodyDiv w:val="1"/>
      <w:marLeft w:val="0"/>
      <w:marRight w:val="0"/>
      <w:marTop w:val="0"/>
      <w:marBottom w:val="0"/>
      <w:divBdr>
        <w:top w:val="none" w:sz="0" w:space="0" w:color="auto"/>
        <w:left w:val="none" w:sz="0" w:space="0" w:color="auto"/>
        <w:bottom w:val="none" w:sz="0" w:space="0" w:color="auto"/>
        <w:right w:val="none" w:sz="0" w:space="0" w:color="auto"/>
      </w:divBdr>
    </w:div>
    <w:div w:id="203639575">
      <w:bodyDiv w:val="1"/>
      <w:marLeft w:val="0"/>
      <w:marRight w:val="0"/>
      <w:marTop w:val="0"/>
      <w:marBottom w:val="0"/>
      <w:divBdr>
        <w:top w:val="none" w:sz="0" w:space="0" w:color="auto"/>
        <w:left w:val="none" w:sz="0" w:space="0" w:color="auto"/>
        <w:bottom w:val="none" w:sz="0" w:space="0" w:color="auto"/>
        <w:right w:val="none" w:sz="0" w:space="0" w:color="auto"/>
      </w:divBdr>
    </w:div>
    <w:div w:id="297230009">
      <w:bodyDiv w:val="1"/>
      <w:marLeft w:val="0"/>
      <w:marRight w:val="0"/>
      <w:marTop w:val="0"/>
      <w:marBottom w:val="0"/>
      <w:divBdr>
        <w:top w:val="none" w:sz="0" w:space="0" w:color="auto"/>
        <w:left w:val="none" w:sz="0" w:space="0" w:color="auto"/>
        <w:bottom w:val="none" w:sz="0" w:space="0" w:color="auto"/>
        <w:right w:val="none" w:sz="0" w:space="0" w:color="auto"/>
      </w:divBdr>
    </w:div>
    <w:div w:id="318193017">
      <w:bodyDiv w:val="1"/>
      <w:marLeft w:val="0"/>
      <w:marRight w:val="0"/>
      <w:marTop w:val="0"/>
      <w:marBottom w:val="0"/>
      <w:divBdr>
        <w:top w:val="none" w:sz="0" w:space="0" w:color="auto"/>
        <w:left w:val="none" w:sz="0" w:space="0" w:color="auto"/>
        <w:bottom w:val="none" w:sz="0" w:space="0" w:color="auto"/>
        <w:right w:val="none" w:sz="0" w:space="0" w:color="auto"/>
      </w:divBdr>
    </w:div>
    <w:div w:id="397283581">
      <w:bodyDiv w:val="1"/>
      <w:marLeft w:val="0"/>
      <w:marRight w:val="0"/>
      <w:marTop w:val="0"/>
      <w:marBottom w:val="0"/>
      <w:divBdr>
        <w:top w:val="none" w:sz="0" w:space="0" w:color="auto"/>
        <w:left w:val="none" w:sz="0" w:space="0" w:color="auto"/>
        <w:bottom w:val="none" w:sz="0" w:space="0" w:color="auto"/>
        <w:right w:val="none" w:sz="0" w:space="0" w:color="auto"/>
      </w:divBdr>
    </w:div>
    <w:div w:id="413748214">
      <w:bodyDiv w:val="1"/>
      <w:marLeft w:val="0"/>
      <w:marRight w:val="0"/>
      <w:marTop w:val="0"/>
      <w:marBottom w:val="0"/>
      <w:divBdr>
        <w:top w:val="none" w:sz="0" w:space="0" w:color="auto"/>
        <w:left w:val="none" w:sz="0" w:space="0" w:color="auto"/>
        <w:bottom w:val="none" w:sz="0" w:space="0" w:color="auto"/>
        <w:right w:val="none" w:sz="0" w:space="0" w:color="auto"/>
      </w:divBdr>
    </w:div>
    <w:div w:id="428047093">
      <w:bodyDiv w:val="1"/>
      <w:marLeft w:val="0"/>
      <w:marRight w:val="0"/>
      <w:marTop w:val="0"/>
      <w:marBottom w:val="0"/>
      <w:divBdr>
        <w:top w:val="none" w:sz="0" w:space="0" w:color="auto"/>
        <w:left w:val="none" w:sz="0" w:space="0" w:color="auto"/>
        <w:bottom w:val="none" w:sz="0" w:space="0" w:color="auto"/>
        <w:right w:val="none" w:sz="0" w:space="0" w:color="auto"/>
      </w:divBdr>
    </w:div>
    <w:div w:id="574514356">
      <w:bodyDiv w:val="1"/>
      <w:marLeft w:val="0"/>
      <w:marRight w:val="0"/>
      <w:marTop w:val="0"/>
      <w:marBottom w:val="0"/>
      <w:divBdr>
        <w:top w:val="none" w:sz="0" w:space="0" w:color="auto"/>
        <w:left w:val="none" w:sz="0" w:space="0" w:color="auto"/>
        <w:bottom w:val="none" w:sz="0" w:space="0" w:color="auto"/>
        <w:right w:val="none" w:sz="0" w:space="0" w:color="auto"/>
      </w:divBdr>
    </w:div>
    <w:div w:id="590704453">
      <w:bodyDiv w:val="1"/>
      <w:marLeft w:val="0"/>
      <w:marRight w:val="0"/>
      <w:marTop w:val="0"/>
      <w:marBottom w:val="0"/>
      <w:divBdr>
        <w:top w:val="none" w:sz="0" w:space="0" w:color="auto"/>
        <w:left w:val="none" w:sz="0" w:space="0" w:color="auto"/>
        <w:bottom w:val="none" w:sz="0" w:space="0" w:color="auto"/>
        <w:right w:val="none" w:sz="0" w:space="0" w:color="auto"/>
      </w:divBdr>
      <w:divsChild>
        <w:div w:id="649293120">
          <w:marLeft w:val="0"/>
          <w:marRight w:val="0"/>
          <w:marTop w:val="0"/>
          <w:marBottom w:val="0"/>
          <w:divBdr>
            <w:top w:val="none" w:sz="0" w:space="0" w:color="auto"/>
            <w:left w:val="none" w:sz="0" w:space="0" w:color="auto"/>
            <w:bottom w:val="none" w:sz="0" w:space="0" w:color="auto"/>
            <w:right w:val="none" w:sz="0" w:space="0" w:color="auto"/>
          </w:divBdr>
        </w:div>
        <w:div w:id="1765540699">
          <w:marLeft w:val="0"/>
          <w:marRight w:val="0"/>
          <w:marTop w:val="0"/>
          <w:marBottom w:val="0"/>
          <w:divBdr>
            <w:top w:val="none" w:sz="0" w:space="0" w:color="auto"/>
            <w:left w:val="none" w:sz="0" w:space="0" w:color="auto"/>
            <w:bottom w:val="none" w:sz="0" w:space="0" w:color="auto"/>
            <w:right w:val="none" w:sz="0" w:space="0" w:color="auto"/>
          </w:divBdr>
        </w:div>
        <w:div w:id="1224441559">
          <w:marLeft w:val="0"/>
          <w:marRight w:val="0"/>
          <w:marTop w:val="0"/>
          <w:marBottom w:val="0"/>
          <w:divBdr>
            <w:top w:val="none" w:sz="0" w:space="0" w:color="auto"/>
            <w:left w:val="none" w:sz="0" w:space="0" w:color="auto"/>
            <w:bottom w:val="none" w:sz="0" w:space="0" w:color="auto"/>
            <w:right w:val="none" w:sz="0" w:space="0" w:color="auto"/>
          </w:divBdr>
        </w:div>
        <w:div w:id="471143747">
          <w:marLeft w:val="0"/>
          <w:marRight w:val="0"/>
          <w:marTop w:val="0"/>
          <w:marBottom w:val="0"/>
          <w:divBdr>
            <w:top w:val="none" w:sz="0" w:space="0" w:color="auto"/>
            <w:left w:val="none" w:sz="0" w:space="0" w:color="auto"/>
            <w:bottom w:val="none" w:sz="0" w:space="0" w:color="auto"/>
            <w:right w:val="none" w:sz="0" w:space="0" w:color="auto"/>
          </w:divBdr>
        </w:div>
        <w:div w:id="789397342">
          <w:marLeft w:val="0"/>
          <w:marRight w:val="0"/>
          <w:marTop w:val="0"/>
          <w:marBottom w:val="0"/>
          <w:divBdr>
            <w:top w:val="none" w:sz="0" w:space="0" w:color="auto"/>
            <w:left w:val="none" w:sz="0" w:space="0" w:color="auto"/>
            <w:bottom w:val="none" w:sz="0" w:space="0" w:color="auto"/>
            <w:right w:val="none" w:sz="0" w:space="0" w:color="auto"/>
          </w:divBdr>
        </w:div>
        <w:div w:id="456948988">
          <w:marLeft w:val="0"/>
          <w:marRight w:val="0"/>
          <w:marTop w:val="0"/>
          <w:marBottom w:val="0"/>
          <w:divBdr>
            <w:top w:val="none" w:sz="0" w:space="0" w:color="auto"/>
            <w:left w:val="none" w:sz="0" w:space="0" w:color="auto"/>
            <w:bottom w:val="none" w:sz="0" w:space="0" w:color="auto"/>
            <w:right w:val="none" w:sz="0" w:space="0" w:color="auto"/>
          </w:divBdr>
        </w:div>
        <w:div w:id="1800801293">
          <w:marLeft w:val="0"/>
          <w:marRight w:val="0"/>
          <w:marTop w:val="0"/>
          <w:marBottom w:val="0"/>
          <w:divBdr>
            <w:top w:val="none" w:sz="0" w:space="0" w:color="auto"/>
            <w:left w:val="none" w:sz="0" w:space="0" w:color="auto"/>
            <w:bottom w:val="none" w:sz="0" w:space="0" w:color="auto"/>
            <w:right w:val="none" w:sz="0" w:space="0" w:color="auto"/>
          </w:divBdr>
        </w:div>
        <w:div w:id="1724133851">
          <w:marLeft w:val="0"/>
          <w:marRight w:val="0"/>
          <w:marTop w:val="0"/>
          <w:marBottom w:val="0"/>
          <w:divBdr>
            <w:top w:val="none" w:sz="0" w:space="0" w:color="auto"/>
            <w:left w:val="none" w:sz="0" w:space="0" w:color="auto"/>
            <w:bottom w:val="none" w:sz="0" w:space="0" w:color="auto"/>
            <w:right w:val="none" w:sz="0" w:space="0" w:color="auto"/>
          </w:divBdr>
        </w:div>
        <w:div w:id="810483885">
          <w:marLeft w:val="0"/>
          <w:marRight w:val="0"/>
          <w:marTop w:val="0"/>
          <w:marBottom w:val="0"/>
          <w:divBdr>
            <w:top w:val="none" w:sz="0" w:space="0" w:color="auto"/>
            <w:left w:val="none" w:sz="0" w:space="0" w:color="auto"/>
            <w:bottom w:val="none" w:sz="0" w:space="0" w:color="auto"/>
            <w:right w:val="none" w:sz="0" w:space="0" w:color="auto"/>
          </w:divBdr>
        </w:div>
        <w:div w:id="2000881653">
          <w:marLeft w:val="0"/>
          <w:marRight w:val="0"/>
          <w:marTop w:val="0"/>
          <w:marBottom w:val="0"/>
          <w:divBdr>
            <w:top w:val="none" w:sz="0" w:space="0" w:color="auto"/>
            <w:left w:val="none" w:sz="0" w:space="0" w:color="auto"/>
            <w:bottom w:val="none" w:sz="0" w:space="0" w:color="auto"/>
            <w:right w:val="none" w:sz="0" w:space="0" w:color="auto"/>
          </w:divBdr>
        </w:div>
        <w:div w:id="1140808370">
          <w:marLeft w:val="0"/>
          <w:marRight w:val="0"/>
          <w:marTop w:val="0"/>
          <w:marBottom w:val="0"/>
          <w:divBdr>
            <w:top w:val="none" w:sz="0" w:space="0" w:color="auto"/>
            <w:left w:val="none" w:sz="0" w:space="0" w:color="auto"/>
            <w:bottom w:val="none" w:sz="0" w:space="0" w:color="auto"/>
            <w:right w:val="none" w:sz="0" w:space="0" w:color="auto"/>
          </w:divBdr>
        </w:div>
        <w:div w:id="295380891">
          <w:marLeft w:val="0"/>
          <w:marRight w:val="0"/>
          <w:marTop w:val="0"/>
          <w:marBottom w:val="0"/>
          <w:divBdr>
            <w:top w:val="none" w:sz="0" w:space="0" w:color="auto"/>
            <w:left w:val="none" w:sz="0" w:space="0" w:color="auto"/>
            <w:bottom w:val="none" w:sz="0" w:space="0" w:color="auto"/>
            <w:right w:val="none" w:sz="0" w:space="0" w:color="auto"/>
          </w:divBdr>
        </w:div>
        <w:div w:id="1831558827">
          <w:marLeft w:val="0"/>
          <w:marRight w:val="0"/>
          <w:marTop w:val="0"/>
          <w:marBottom w:val="0"/>
          <w:divBdr>
            <w:top w:val="none" w:sz="0" w:space="0" w:color="auto"/>
            <w:left w:val="none" w:sz="0" w:space="0" w:color="auto"/>
            <w:bottom w:val="none" w:sz="0" w:space="0" w:color="auto"/>
            <w:right w:val="none" w:sz="0" w:space="0" w:color="auto"/>
          </w:divBdr>
        </w:div>
        <w:div w:id="1864200524">
          <w:marLeft w:val="0"/>
          <w:marRight w:val="0"/>
          <w:marTop w:val="0"/>
          <w:marBottom w:val="0"/>
          <w:divBdr>
            <w:top w:val="none" w:sz="0" w:space="0" w:color="auto"/>
            <w:left w:val="none" w:sz="0" w:space="0" w:color="auto"/>
            <w:bottom w:val="none" w:sz="0" w:space="0" w:color="auto"/>
            <w:right w:val="none" w:sz="0" w:space="0" w:color="auto"/>
          </w:divBdr>
        </w:div>
      </w:divsChild>
    </w:div>
    <w:div w:id="630743556">
      <w:bodyDiv w:val="1"/>
      <w:marLeft w:val="0"/>
      <w:marRight w:val="0"/>
      <w:marTop w:val="0"/>
      <w:marBottom w:val="0"/>
      <w:divBdr>
        <w:top w:val="none" w:sz="0" w:space="0" w:color="auto"/>
        <w:left w:val="none" w:sz="0" w:space="0" w:color="auto"/>
        <w:bottom w:val="none" w:sz="0" w:space="0" w:color="auto"/>
        <w:right w:val="none" w:sz="0" w:space="0" w:color="auto"/>
      </w:divBdr>
    </w:div>
    <w:div w:id="797143634">
      <w:bodyDiv w:val="1"/>
      <w:marLeft w:val="0"/>
      <w:marRight w:val="0"/>
      <w:marTop w:val="0"/>
      <w:marBottom w:val="0"/>
      <w:divBdr>
        <w:top w:val="none" w:sz="0" w:space="0" w:color="auto"/>
        <w:left w:val="none" w:sz="0" w:space="0" w:color="auto"/>
        <w:bottom w:val="none" w:sz="0" w:space="0" w:color="auto"/>
        <w:right w:val="none" w:sz="0" w:space="0" w:color="auto"/>
      </w:divBdr>
    </w:div>
    <w:div w:id="847209448">
      <w:bodyDiv w:val="1"/>
      <w:marLeft w:val="0"/>
      <w:marRight w:val="0"/>
      <w:marTop w:val="0"/>
      <w:marBottom w:val="0"/>
      <w:divBdr>
        <w:top w:val="none" w:sz="0" w:space="0" w:color="auto"/>
        <w:left w:val="none" w:sz="0" w:space="0" w:color="auto"/>
        <w:bottom w:val="none" w:sz="0" w:space="0" w:color="auto"/>
        <w:right w:val="none" w:sz="0" w:space="0" w:color="auto"/>
      </w:divBdr>
    </w:div>
    <w:div w:id="858855371">
      <w:bodyDiv w:val="1"/>
      <w:marLeft w:val="0"/>
      <w:marRight w:val="0"/>
      <w:marTop w:val="0"/>
      <w:marBottom w:val="0"/>
      <w:divBdr>
        <w:top w:val="none" w:sz="0" w:space="0" w:color="auto"/>
        <w:left w:val="none" w:sz="0" w:space="0" w:color="auto"/>
        <w:bottom w:val="none" w:sz="0" w:space="0" w:color="auto"/>
        <w:right w:val="none" w:sz="0" w:space="0" w:color="auto"/>
      </w:divBdr>
    </w:div>
    <w:div w:id="904605899">
      <w:bodyDiv w:val="1"/>
      <w:marLeft w:val="0"/>
      <w:marRight w:val="0"/>
      <w:marTop w:val="0"/>
      <w:marBottom w:val="0"/>
      <w:divBdr>
        <w:top w:val="none" w:sz="0" w:space="0" w:color="auto"/>
        <w:left w:val="none" w:sz="0" w:space="0" w:color="auto"/>
        <w:bottom w:val="none" w:sz="0" w:space="0" w:color="auto"/>
        <w:right w:val="none" w:sz="0" w:space="0" w:color="auto"/>
      </w:divBdr>
    </w:div>
    <w:div w:id="924457832">
      <w:bodyDiv w:val="1"/>
      <w:marLeft w:val="0"/>
      <w:marRight w:val="0"/>
      <w:marTop w:val="0"/>
      <w:marBottom w:val="0"/>
      <w:divBdr>
        <w:top w:val="none" w:sz="0" w:space="0" w:color="auto"/>
        <w:left w:val="none" w:sz="0" w:space="0" w:color="auto"/>
        <w:bottom w:val="none" w:sz="0" w:space="0" w:color="auto"/>
        <w:right w:val="none" w:sz="0" w:space="0" w:color="auto"/>
      </w:divBdr>
    </w:div>
    <w:div w:id="958755025">
      <w:bodyDiv w:val="1"/>
      <w:marLeft w:val="0"/>
      <w:marRight w:val="0"/>
      <w:marTop w:val="0"/>
      <w:marBottom w:val="0"/>
      <w:divBdr>
        <w:top w:val="none" w:sz="0" w:space="0" w:color="auto"/>
        <w:left w:val="none" w:sz="0" w:space="0" w:color="auto"/>
        <w:bottom w:val="none" w:sz="0" w:space="0" w:color="auto"/>
        <w:right w:val="none" w:sz="0" w:space="0" w:color="auto"/>
      </w:divBdr>
    </w:div>
    <w:div w:id="1028801901">
      <w:bodyDiv w:val="1"/>
      <w:marLeft w:val="0"/>
      <w:marRight w:val="0"/>
      <w:marTop w:val="0"/>
      <w:marBottom w:val="0"/>
      <w:divBdr>
        <w:top w:val="none" w:sz="0" w:space="0" w:color="auto"/>
        <w:left w:val="none" w:sz="0" w:space="0" w:color="auto"/>
        <w:bottom w:val="none" w:sz="0" w:space="0" w:color="auto"/>
        <w:right w:val="none" w:sz="0" w:space="0" w:color="auto"/>
      </w:divBdr>
    </w:div>
    <w:div w:id="1070228683">
      <w:bodyDiv w:val="1"/>
      <w:marLeft w:val="0"/>
      <w:marRight w:val="0"/>
      <w:marTop w:val="0"/>
      <w:marBottom w:val="0"/>
      <w:divBdr>
        <w:top w:val="none" w:sz="0" w:space="0" w:color="auto"/>
        <w:left w:val="none" w:sz="0" w:space="0" w:color="auto"/>
        <w:bottom w:val="none" w:sz="0" w:space="0" w:color="auto"/>
        <w:right w:val="none" w:sz="0" w:space="0" w:color="auto"/>
      </w:divBdr>
      <w:divsChild>
        <w:div w:id="592398430">
          <w:marLeft w:val="0"/>
          <w:marRight w:val="0"/>
          <w:marTop w:val="0"/>
          <w:marBottom w:val="0"/>
          <w:divBdr>
            <w:top w:val="none" w:sz="0" w:space="0" w:color="auto"/>
            <w:left w:val="none" w:sz="0" w:space="0" w:color="auto"/>
            <w:bottom w:val="none" w:sz="0" w:space="0" w:color="auto"/>
            <w:right w:val="none" w:sz="0" w:space="0" w:color="auto"/>
          </w:divBdr>
        </w:div>
        <w:div w:id="1360352481">
          <w:marLeft w:val="0"/>
          <w:marRight w:val="0"/>
          <w:marTop w:val="0"/>
          <w:marBottom w:val="0"/>
          <w:divBdr>
            <w:top w:val="none" w:sz="0" w:space="0" w:color="auto"/>
            <w:left w:val="none" w:sz="0" w:space="0" w:color="auto"/>
            <w:bottom w:val="none" w:sz="0" w:space="0" w:color="auto"/>
            <w:right w:val="none" w:sz="0" w:space="0" w:color="auto"/>
          </w:divBdr>
        </w:div>
        <w:div w:id="1676423020">
          <w:marLeft w:val="0"/>
          <w:marRight w:val="0"/>
          <w:marTop w:val="0"/>
          <w:marBottom w:val="0"/>
          <w:divBdr>
            <w:top w:val="none" w:sz="0" w:space="0" w:color="auto"/>
            <w:left w:val="none" w:sz="0" w:space="0" w:color="auto"/>
            <w:bottom w:val="none" w:sz="0" w:space="0" w:color="auto"/>
            <w:right w:val="none" w:sz="0" w:space="0" w:color="auto"/>
          </w:divBdr>
        </w:div>
        <w:div w:id="1293825406">
          <w:marLeft w:val="0"/>
          <w:marRight w:val="0"/>
          <w:marTop w:val="0"/>
          <w:marBottom w:val="0"/>
          <w:divBdr>
            <w:top w:val="none" w:sz="0" w:space="0" w:color="auto"/>
            <w:left w:val="none" w:sz="0" w:space="0" w:color="auto"/>
            <w:bottom w:val="none" w:sz="0" w:space="0" w:color="auto"/>
            <w:right w:val="none" w:sz="0" w:space="0" w:color="auto"/>
          </w:divBdr>
        </w:div>
        <w:div w:id="1248467910">
          <w:marLeft w:val="0"/>
          <w:marRight w:val="0"/>
          <w:marTop w:val="0"/>
          <w:marBottom w:val="0"/>
          <w:divBdr>
            <w:top w:val="none" w:sz="0" w:space="0" w:color="auto"/>
            <w:left w:val="none" w:sz="0" w:space="0" w:color="auto"/>
            <w:bottom w:val="none" w:sz="0" w:space="0" w:color="auto"/>
            <w:right w:val="none" w:sz="0" w:space="0" w:color="auto"/>
          </w:divBdr>
        </w:div>
        <w:div w:id="462618764">
          <w:marLeft w:val="0"/>
          <w:marRight w:val="0"/>
          <w:marTop w:val="0"/>
          <w:marBottom w:val="0"/>
          <w:divBdr>
            <w:top w:val="none" w:sz="0" w:space="0" w:color="auto"/>
            <w:left w:val="none" w:sz="0" w:space="0" w:color="auto"/>
            <w:bottom w:val="none" w:sz="0" w:space="0" w:color="auto"/>
            <w:right w:val="none" w:sz="0" w:space="0" w:color="auto"/>
          </w:divBdr>
        </w:div>
        <w:div w:id="1989556141">
          <w:marLeft w:val="0"/>
          <w:marRight w:val="0"/>
          <w:marTop w:val="0"/>
          <w:marBottom w:val="0"/>
          <w:divBdr>
            <w:top w:val="none" w:sz="0" w:space="0" w:color="auto"/>
            <w:left w:val="none" w:sz="0" w:space="0" w:color="auto"/>
            <w:bottom w:val="none" w:sz="0" w:space="0" w:color="auto"/>
            <w:right w:val="none" w:sz="0" w:space="0" w:color="auto"/>
          </w:divBdr>
        </w:div>
        <w:div w:id="2903725">
          <w:marLeft w:val="0"/>
          <w:marRight w:val="0"/>
          <w:marTop w:val="0"/>
          <w:marBottom w:val="0"/>
          <w:divBdr>
            <w:top w:val="none" w:sz="0" w:space="0" w:color="auto"/>
            <w:left w:val="none" w:sz="0" w:space="0" w:color="auto"/>
            <w:bottom w:val="none" w:sz="0" w:space="0" w:color="auto"/>
            <w:right w:val="none" w:sz="0" w:space="0" w:color="auto"/>
          </w:divBdr>
        </w:div>
        <w:div w:id="1648701076">
          <w:marLeft w:val="0"/>
          <w:marRight w:val="0"/>
          <w:marTop w:val="0"/>
          <w:marBottom w:val="0"/>
          <w:divBdr>
            <w:top w:val="none" w:sz="0" w:space="0" w:color="auto"/>
            <w:left w:val="none" w:sz="0" w:space="0" w:color="auto"/>
            <w:bottom w:val="none" w:sz="0" w:space="0" w:color="auto"/>
            <w:right w:val="none" w:sz="0" w:space="0" w:color="auto"/>
          </w:divBdr>
        </w:div>
        <w:div w:id="1792894882">
          <w:marLeft w:val="0"/>
          <w:marRight w:val="0"/>
          <w:marTop w:val="0"/>
          <w:marBottom w:val="0"/>
          <w:divBdr>
            <w:top w:val="none" w:sz="0" w:space="0" w:color="auto"/>
            <w:left w:val="none" w:sz="0" w:space="0" w:color="auto"/>
            <w:bottom w:val="none" w:sz="0" w:space="0" w:color="auto"/>
            <w:right w:val="none" w:sz="0" w:space="0" w:color="auto"/>
          </w:divBdr>
        </w:div>
        <w:div w:id="1614511100">
          <w:marLeft w:val="0"/>
          <w:marRight w:val="0"/>
          <w:marTop w:val="0"/>
          <w:marBottom w:val="0"/>
          <w:divBdr>
            <w:top w:val="none" w:sz="0" w:space="0" w:color="auto"/>
            <w:left w:val="none" w:sz="0" w:space="0" w:color="auto"/>
            <w:bottom w:val="none" w:sz="0" w:space="0" w:color="auto"/>
            <w:right w:val="none" w:sz="0" w:space="0" w:color="auto"/>
          </w:divBdr>
        </w:div>
        <w:div w:id="563368910">
          <w:marLeft w:val="0"/>
          <w:marRight w:val="0"/>
          <w:marTop w:val="0"/>
          <w:marBottom w:val="0"/>
          <w:divBdr>
            <w:top w:val="none" w:sz="0" w:space="0" w:color="auto"/>
            <w:left w:val="none" w:sz="0" w:space="0" w:color="auto"/>
            <w:bottom w:val="none" w:sz="0" w:space="0" w:color="auto"/>
            <w:right w:val="none" w:sz="0" w:space="0" w:color="auto"/>
          </w:divBdr>
        </w:div>
        <w:div w:id="724062219">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sChild>
    </w:div>
    <w:div w:id="1080521361">
      <w:bodyDiv w:val="1"/>
      <w:marLeft w:val="0"/>
      <w:marRight w:val="0"/>
      <w:marTop w:val="0"/>
      <w:marBottom w:val="0"/>
      <w:divBdr>
        <w:top w:val="none" w:sz="0" w:space="0" w:color="auto"/>
        <w:left w:val="none" w:sz="0" w:space="0" w:color="auto"/>
        <w:bottom w:val="none" w:sz="0" w:space="0" w:color="auto"/>
        <w:right w:val="none" w:sz="0" w:space="0" w:color="auto"/>
      </w:divBdr>
    </w:div>
    <w:div w:id="1110508654">
      <w:bodyDiv w:val="1"/>
      <w:marLeft w:val="0"/>
      <w:marRight w:val="0"/>
      <w:marTop w:val="0"/>
      <w:marBottom w:val="0"/>
      <w:divBdr>
        <w:top w:val="none" w:sz="0" w:space="0" w:color="auto"/>
        <w:left w:val="none" w:sz="0" w:space="0" w:color="auto"/>
        <w:bottom w:val="none" w:sz="0" w:space="0" w:color="auto"/>
        <w:right w:val="none" w:sz="0" w:space="0" w:color="auto"/>
      </w:divBdr>
    </w:div>
    <w:div w:id="1170171289">
      <w:bodyDiv w:val="1"/>
      <w:marLeft w:val="0"/>
      <w:marRight w:val="0"/>
      <w:marTop w:val="0"/>
      <w:marBottom w:val="0"/>
      <w:divBdr>
        <w:top w:val="none" w:sz="0" w:space="0" w:color="auto"/>
        <w:left w:val="none" w:sz="0" w:space="0" w:color="auto"/>
        <w:bottom w:val="none" w:sz="0" w:space="0" w:color="auto"/>
        <w:right w:val="none" w:sz="0" w:space="0" w:color="auto"/>
      </w:divBdr>
    </w:div>
    <w:div w:id="1195659850">
      <w:bodyDiv w:val="1"/>
      <w:marLeft w:val="0"/>
      <w:marRight w:val="0"/>
      <w:marTop w:val="0"/>
      <w:marBottom w:val="0"/>
      <w:divBdr>
        <w:top w:val="none" w:sz="0" w:space="0" w:color="auto"/>
        <w:left w:val="none" w:sz="0" w:space="0" w:color="auto"/>
        <w:bottom w:val="none" w:sz="0" w:space="0" w:color="auto"/>
        <w:right w:val="none" w:sz="0" w:space="0" w:color="auto"/>
      </w:divBdr>
    </w:div>
    <w:div w:id="1227564975">
      <w:bodyDiv w:val="1"/>
      <w:marLeft w:val="0"/>
      <w:marRight w:val="0"/>
      <w:marTop w:val="0"/>
      <w:marBottom w:val="0"/>
      <w:divBdr>
        <w:top w:val="none" w:sz="0" w:space="0" w:color="auto"/>
        <w:left w:val="none" w:sz="0" w:space="0" w:color="auto"/>
        <w:bottom w:val="none" w:sz="0" w:space="0" w:color="auto"/>
        <w:right w:val="none" w:sz="0" w:space="0" w:color="auto"/>
      </w:divBdr>
    </w:div>
    <w:div w:id="1283221951">
      <w:bodyDiv w:val="1"/>
      <w:marLeft w:val="0"/>
      <w:marRight w:val="0"/>
      <w:marTop w:val="0"/>
      <w:marBottom w:val="0"/>
      <w:divBdr>
        <w:top w:val="none" w:sz="0" w:space="0" w:color="auto"/>
        <w:left w:val="none" w:sz="0" w:space="0" w:color="auto"/>
        <w:bottom w:val="none" w:sz="0" w:space="0" w:color="auto"/>
        <w:right w:val="none" w:sz="0" w:space="0" w:color="auto"/>
      </w:divBdr>
    </w:div>
    <w:div w:id="1345936358">
      <w:bodyDiv w:val="1"/>
      <w:marLeft w:val="0"/>
      <w:marRight w:val="0"/>
      <w:marTop w:val="0"/>
      <w:marBottom w:val="0"/>
      <w:divBdr>
        <w:top w:val="none" w:sz="0" w:space="0" w:color="auto"/>
        <w:left w:val="none" w:sz="0" w:space="0" w:color="auto"/>
        <w:bottom w:val="none" w:sz="0" w:space="0" w:color="auto"/>
        <w:right w:val="none" w:sz="0" w:space="0" w:color="auto"/>
      </w:divBdr>
    </w:div>
    <w:div w:id="1396078127">
      <w:bodyDiv w:val="1"/>
      <w:marLeft w:val="0"/>
      <w:marRight w:val="0"/>
      <w:marTop w:val="0"/>
      <w:marBottom w:val="0"/>
      <w:divBdr>
        <w:top w:val="none" w:sz="0" w:space="0" w:color="auto"/>
        <w:left w:val="none" w:sz="0" w:space="0" w:color="auto"/>
        <w:bottom w:val="none" w:sz="0" w:space="0" w:color="auto"/>
        <w:right w:val="none" w:sz="0" w:space="0" w:color="auto"/>
      </w:divBdr>
    </w:div>
    <w:div w:id="1423795899">
      <w:bodyDiv w:val="1"/>
      <w:marLeft w:val="0"/>
      <w:marRight w:val="0"/>
      <w:marTop w:val="0"/>
      <w:marBottom w:val="0"/>
      <w:divBdr>
        <w:top w:val="none" w:sz="0" w:space="0" w:color="auto"/>
        <w:left w:val="none" w:sz="0" w:space="0" w:color="auto"/>
        <w:bottom w:val="none" w:sz="0" w:space="0" w:color="auto"/>
        <w:right w:val="none" w:sz="0" w:space="0" w:color="auto"/>
      </w:divBdr>
    </w:div>
    <w:div w:id="1428847302">
      <w:bodyDiv w:val="1"/>
      <w:marLeft w:val="0"/>
      <w:marRight w:val="0"/>
      <w:marTop w:val="0"/>
      <w:marBottom w:val="0"/>
      <w:divBdr>
        <w:top w:val="none" w:sz="0" w:space="0" w:color="auto"/>
        <w:left w:val="none" w:sz="0" w:space="0" w:color="auto"/>
        <w:bottom w:val="none" w:sz="0" w:space="0" w:color="auto"/>
        <w:right w:val="none" w:sz="0" w:space="0" w:color="auto"/>
      </w:divBdr>
    </w:div>
    <w:div w:id="1447499500">
      <w:bodyDiv w:val="1"/>
      <w:marLeft w:val="0"/>
      <w:marRight w:val="0"/>
      <w:marTop w:val="0"/>
      <w:marBottom w:val="0"/>
      <w:divBdr>
        <w:top w:val="none" w:sz="0" w:space="0" w:color="auto"/>
        <w:left w:val="none" w:sz="0" w:space="0" w:color="auto"/>
        <w:bottom w:val="none" w:sz="0" w:space="0" w:color="auto"/>
        <w:right w:val="none" w:sz="0" w:space="0" w:color="auto"/>
      </w:divBdr>
    </w:div>
    <w:div w:id="1480220507">
      <w:bodyDiv w:val="1"/>
      <w:marLeft w:val="0"/>
      <w:marRight w:val="0"/>
      <w:marTop w:val="0"/>
      <w:marBottom w:val="0"/>
      <w:divBdr>
        <w:top w:val="none" w:sz="0" w:space="0" w:color="auto"/>
        <w:left w:val="none" w:sz="0" w:space="0" w:color="auto"/>
        <w:bottom w:val="none" w:sz="0" w:space="0" w:color="auto"/>
        <w:right w:val="none" w:sz="0" w:space="0" w:color="auto"/>
      </w:divBdr>
    </w:div>
    <w:div w:id="1517309683">
      <w:bodyDiv w:val="1"/>
      <w:marLeft w:val="0"/>
      <w:marRight w:val="0"/>
      <w:marTop w:val="0"/>
      <w:marBottom w:val="0"/>
      <w:divBdr>
        <w:top w:val="none" w:sz="0" w:space="0" w:color="auto"/>
        <w:left w:val="none" w:sz="0" w:space="0" w:color="auto"/>
        <w:bottom w:val="none" w:sz="0" w:space="0" w:color="auto"/>
        <w:right w:val="none" w:sz="0" w:space="0" w:color="auto"/>
      </w:divBdr>
    </w:div>
    <w:div w:id="1648625531">
      <w:bodyDiv w:val="1"/>
      <w:marLeft w:val="0"/>
      <w:marRight w:val="0"/>
      <w:marTop w:val="0"/>
      <w:marBottom w:val="0"/>
      <w:divBdr>
        <w:top w:val="none" w:sz="0" w:space="0" w:color="auto"/>
        <w:left w:val="none" w:sz="0" w:space="0" w:color="auto"/>
        <w:bottom w:val="none" w:sz="0" w:space="0" w:color="auto"/>
        <w:right w:val="none" w:sz="0" w:space="0" w:color="auto"/>
      </w:divBdr>
    </w:div>
    <w:div w:id="1682313856">
      <w:bodyDiv w:val="1"/>
      <w:marLeft w:val="0"/>
      <w:marRight w:val="0"/>
      <w:marTop w:val="0"/>
      <w:marBottom w:val="0"/>
      <w:divBdr>
        <w:top w:val="none" w:sz="0" w:space="0" w:color="auto"/>
        <w:left w:val="none" w:sz="0" w:space="0" w:color="auto"/>
        <w:bottom w:val="none" w:sz="0" w:space="0" w:color="auto"/>
        <w:right w:val="none" w:sz="0" w:space="0" w:color="auto"/>
      </w:divBdr>
    </w:div>
    <w:div w:id="1694068668">
      <w:bodyDiv w:val="1"/>
      <w:marLeft w:val="0"/>
      <w:marRight w:val="0"/>
      <w:marTop w:val="0"/>
      <w:marBottom w:val="0"/>
      <w:divBdr>
        <w:top w:val="none" w:sz="0" w:space="0" w:color="auto"/>
        <w:left w:val="none" w:sz="0" w:space="0" w:color="auto"/>
        <w:bottom w:val="none" w:sz="0" w:space="0" w:color="auto"/>
        <w:right w:val="none" w:sz="0" w:space="0" w:color="auto"/>
      </w:divBdr>
    </w:div>
    <w:div w:id="1721976900">
      <w:bodyDiv w:val="1"/>
      <w:marLeft w:val="0"/>
      <w:marRight w:val="0"/>
      <w:marTop w:val="0"/>
      <w:marBottom w:val="0"/>
      <w:divBdr>
        <w:top w:val="none" w:sz="0" w:space="0" w:color="auto"/>
        <w:left w:val="none" w:sz="0" w:space="0" w:color="auto"/>
        <w:bottom w:val="none" w:sz="0" w:space="0" w:color="auto"/>
        <w:right w:val="none" w:sz="0" w:space="0" w:color="auto"/>
      </w:divBdr>
    </w:div>
    <w:div w:id="1765493356">
      <w:bodyDiv w:val="1"/>
      <w:marLeft w:val="0"/>
      <w:marRight w:val="0"/>
      <w:marTop w:val="0"/>
      <w:marBottom w:val="0"/>
      <w:divBdr>
        <w:top w:val="none" w:sz="0" w:space="0" w:color="auto"/>
        <w:left w:val="none" w:sz="0" w:space="0" w:color="auto"/>
        <w:bottom w:val="none" w:sz="0" w:space="0" w:color="auto"/>
        <w:right w:val="none" w:sz="0" w:space="0" w:color="auto"/>
      </w:divBdr>
    </w:div>
    <w:div w:id="1890068452">
      <w:bodyDiv w:val="1"/>
      <w:marLeft w:val="0"/>
      <w:marRight w:val="0"/>
      <w:marTop w:val="0"/>
      <w:marBottom w:val="0"/>
      <w:divBdr>
        <w:top w:val="none" w:sz="0" w:space="0" w:color="auto"/>
        <w:left w:val="none" w:sz="0" w:space="0" w:color="auto"/>
        <w:bottom w:val="none" w:sz="0" w:space="0" w:color="auto"/>
        <w:right w:val="none" w:sz="0" w:space="0" w:color="auto"/>
      </w:divBdr>
    </w:div>
    <w:div w:id="1899628668">
      <w:bodyDiv w:val="1"/>
      <w:marLeft w:val="0"/>
      <w:marRight w:val="0"/>
      <w:marTop w:val="0"/>
      <w:marBottom w:val="0"/>
      <w:divBdr>
        <w:top w:val="none" w:sz="0" w:space="0" w:color="auto"/>
        <w:left w:val="none" w:sz="0" w:space="0" w:color="auto"/>
        <w:bottom w:val="none" w:sz="0" w:space="0" w:color="auto"/>
        <w:right w:val="none" w:sz="0" w:space="0" w:color="auto"/>
      </w:divBdr>
    </w:div>
    <w:div w:id="1906455175">
      <w:bodyDiv w:val="1"/>
      <w:marLeft w:val="0"/>
      <w:marRight w:val="0"/>
      <w:marTop w:val="0"/>
      <w:marBottom w:val="0"/>
      <w:divBdr>
        <w:top w:val="none" w:sz="0" w:space="0" w:color="auto"/>
        <w:left w:val="none" w:sz="0" w:space="0" w:color="auto"/>
        <w:bottom w:val="none" w:sz="0" w:space="0" w:color="auto"/>
        <w:right w:val="none" w:sz="0" w:space="0" w:color="auto"/>
      </w:divBdr>
    </w:div>
    <w:div w:id="1990941920">
      <w:bodyDiv w:val="1"/>
      <w:marLeft w:val="0"/>
      <w:marRight w:val="0"/>
      <w:marTop w:val="0"/>
      <w:marBottom w:val="0"/>
      <w:divBdr>
        <w:top w:val="none" w:sz="0" w:space="0" w:color="auto"/>
        <w:left w:val="none" w:sz="0" w:space="0" w:color="auto"/>
        <w:bottom w:val="none" w:sz="0" w:space="0" w:color="auto"/>
        <w:right w:val="none" w:sz="0" w:space="0" w:color="auto"/>
      </w:divBdr>
    </w:div>
    <w:div w:id="2004888811">
      <w:bodyDiv w:val="1"/>
      <w:marLeft w:val="0"/>
      <w:marRight w:val="0"/>
      <w:marTop w:val="0"/>
      <w:marBottom w:val="0"/>
      <w:divBdr>
        <w:top w:val="none" w:sz="0" w:space="0" w:color="auto"/>
        <w:left w:val="none" w:sz="0" w:space="0" w:color="auto"/>
        <w:bottom w:val="none" w:sz="0" w:space="0" w:color="auto"/>
        <w:right w:val="none" w:sz="0" w:space="0" w:color="auto"/>
      </w:divBdr>
    </w:div>
    <w:div w:id="2012640044">
      <w:bodyDiv w:val="1"/>
      <w:marLeft w:val="0"/>
      <w:marRight w:val="0"/>
      <w:marTop w:val="0"/>
      <w:marBottom w:val="0"/>
      <w:divBdr>
        <w:top w:val="none" w:sz="0" w:space="0" w:color="auto"/>
        <w:left w:val="none" w:sz="0" w:space="0" w:color="auto"/>
        <w:bottom w:val="none" w:sz="0" w:space="0" w:color="auto"/>
        <w:right w:val="none" w:sz="0" w:space="0" w:color="auto"/>
      </w:divBdr>
    </w:div>
    <w:div w:id="2018341085">
      <w:bodyDiv w:val="1"/>
      <w:marLeft w:val="0"/>
      <w:marRight w:val="0"/>
      <w:marTop w:val="0"/>
      <w:marBottom w:val="0"/>
      <w:divBdr>
        <w:top w:val="none" w:sz="0" w:space="0" w:color="auto"/>
        <w:left w:val="none" w:sz="0" w:space="0" w:color="auto"/>
        <w:bottom w:val="none" w:sz="0" w:space="0" w:color="auto"/>
        <w:right w:val="none" w:sz="0" w:space="0" w:color="auto"/>
      </w:divBdr>
    </w:div>
    <w:div w:id="2023580129">
      <w:bodyDiv w:val="1"/>
      <w:marLeft w:val="0"/>
      <w:marRight w:val="0"/>
      <w:marTop w:val="0"/>
      <w:marBottom w:val="0"/>
      <w:divBdr>
        <w:top w:val="none" w:sz="0" w:space="0" w:color="auto"/>
        <w:left w:val="none" w:sz="0" w:space="0" w:color="auto"/>
        <w:bottom w:val="none" w:sz="0" w:space="0" w:color="auto"/>
        <w:right w:val="none" w:sz="0" w:space="0" w:color="auto"/>
      </w:divBdr>
    </w:div>
    <w:div w:id="2031223344">
      <w:bodyDiv w:val="1"/>
      <w:marLeft w:val="0"/>
      <w:marRight w:val="0"/>
      <w:marTop w:val="0"/>
      <w:marBottom w:val="0"/>
      <w:divBdr>
        <w:top w:val="none" w:sz="0" w:space="0" w:color="auto"/>
        <w:left w:val="none" w:sz="0" w:space="0" w:color="auto"/>
        <w:bottom w:val="none" w:sz="0" w:space="0" w:color="auto"/>
        <w:right w:val="none" w:sz="0" w:space="0" w:color="auto"/>
      </w:divBdr>
    </w:div>
    <w:div w:id="206131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alhim.revues.org/125" TargetMode="External"/><Relationship Id="rId5" Type="http://schemas.openxmlformats.org/officeDocument/2006/relationships/webSettings" Target="webSettings.xml"/><Relationship Id="rId10" Type="http://schemas.openxmlformats.org/officeDocument/2006/relationships/hyperlink" Target="https://doi.org/10.33789/talentos.5.83"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321C7-644B-4959-A544-F03D5A5C2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24</Pages>
  <Words>6232</Words>
  <Characters>34278</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Zapata Bohorquez</dc:creator>
  <cp:keywords/>
  <dc:description/>
  <cp:lastModifiedBy>Carlos Enrique Zapata Bohorquez</cp:lastModifiedBy>
  <cp:revision>44</cp:revision>
  <dcterms:created xsi:type="dcterms:W3CDTF">2020-10-28T03:00:00Z</dcterms:created>
  <dcterms:modified xsi:type="dcterms:W3CDTF">2020-11-12T03:23:00Z</dcterms:modified>
</cp:coreProperties>
</file>